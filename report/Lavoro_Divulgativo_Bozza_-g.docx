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png" ContentType="image/png"/>
  <Override PartName="/word/media/image4.png" ContentType="image/png"/>
  <Override PartName="/word/media/image5.png" ContentType="image/png"/>
  <Override PartName="/word/media/image6.jpeg" ContentType="image/jpeg"/>
  <Override PartName="/word/media/image8.png" ContentType="image/png"/>
  <Override PartName="/word/media/image7.jpeg" ContentType="image/jpe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Bdr/>
        <w:shd w:val="clear" w:fill="FFFFFF"/>
        <w:spacing w:lineRule="auto" w:line="276" w:before="0" w:after="312"/>
        <w:jc w:val="center"/>
        <w:rPr>
          <w:b/>
          <w:b/>
          <w:sz w:val="24"/>
          <w:szCs w:val="24"/>
          <w:highlight w:val="yellow"/>
        </w:rPr>
      </w:pPr>
      <w:r>
        <w:rPr>
          <w:b/>
          <w:color w:val="000000"/>
          <w:sz w:val="24"/>
          <w:szCs w:val="24"/>
          <w:highlight w:val="yellow"/>
        </w:rPr>
        <w:t>LA METAGENOMIC</w:t>
      </w:r>
      <w:r>
        <w:rPr>
          <w:b/>
          <w:sz w:val="24"/>
          <w:szCs w:val="24"/>
          <w:highlight w:val="yellow"/>
        </w:rPr>
        <w:t xml:space="preserve">A </w:t>
      </w:r>
      <w:r>
        <w:rPr>
          <w:b/>
          <w:color w:val="000000"/>
          <w:sz w:val="24"/>
          <w:szCs w:val="24"/>
          <w:highlight w:val="yellow"/>
        </w:rPr>
        <w:t>SCENDE IN TAVOLA</w:t>
      </w:r>
      <w:r>
        <w:rPr>
          <w:b/>
          <w:sz w:val="24"/>
          <w:szCs w:val="24"/>
          <w:highlight w:val="yellow"/>
        </w:rPr>
        <w:t xml:space="preserve">: </w:t>
      </w:r>
      <w:r>
        <w:rPr>
          <w:b/>
          <w:color w:val="000000"/>
          <w:sz w:val="24"/>
          <w:szCs w:val="24"/>
          <w:highlight w:val="yellow"/>
        </w:rPr>
        <w:t xml:space="preserve">PROGETTO NewTeCH </w:t>
      </w:r>
    </w:p>
    <w:p>
      <w:pPr>
        <w:pStyle w:val="Normal"/>
        <w:pBdr/>
        <w:shd w:val="clear" w:fill="FFFFFF"/>
        <w:spacing w:lineRule="auto" w:line="276" w:before="0" w:after="200"/>
        <w:jc w:val="center"/>
        <w:rPr>
          <w:sz w:val="24"/>
          <w:szCs w:val="24"/>
        </w:rPr>
      </w:pPr>
      <w:r>
        <w:rPr>
          <w:sz w:val="24"/>
          <w:szCs w:val="24"/>
        </w:rPr>
        <w:t>Rossana Capoferri, Anna Pozzi, Nelson Nazzicari °e Graziella Bongioni</w:t>
      </w:r>
    </w:p>
    <w:p>
      <w:pPr>
        <w:pStyle w:val="Normal"/>
        <w:pBdr/>
        <w:shd w:val="clear" w:fill="FFFFFF"/>
        <w:spacing w:lineRule="auto" w:line="240" w:before="0" w:after="0"/>
        <w:jc w:val="center"/>
        <w:rPr>
          <w:i/>
          <w:i/>
        </w:rPr>
      </w:pPr>
      <w:r>
        <w:rPr>
          <w:i/>
        </w:rPr>
        <w:t>Istituto Sperimentale Italiano “L. Spallanzani”, Rivolta d’Adda (CR)</w:t>
      </w:r>
    </w:p>
    <w:p>
      <w:pPr>
        <w:pStyle w:val="Normal"/>
        <w:shd w:val="clear" w:fill="FFFFFF"/>
        <w:spacing w:lineRule="auto" w:line="240" w:before="0" w:after="0"/>
        <w:jc w:val="center"/>
        <w:rPr>
          <w:i/>
          <w:i/>
          <w:highlight w:val="white"/>
        </w:rPr>
      </w:pPr>
      <w:r>
        <w:rPr>
          <w:i/>
        </w:rPr>
        <w:t xml:space="preserve"> </w:t>
      </w:r>
      <w:r>
        <w:rPr>
          <w:i/>
        </w:rPr>
        <w:t>°</w:t>
      </w:r>
      <w:r>
        <w:rPr>
          <w:i/>
          <w:highlight w:val="white"/>
        </w:rPr>
        <w:t>CREA - Council for Agricultural Research and Analysis of Agricultural Economics</w:t>
      </w:r>
    </w:p>
    <w:p>
      <w:pPr>
        <w:pStyle w:val="Normal"/>
        <w:shd w:val="clear" w:fill="FFFFFF"/>
        <w:spacing w:lineRule="auto" w:line="240" w:before="0" w:after="0"/>
        <w:jc w:val="center"/>
        <w:rPr>
          <w:i/>
          <w:i/>
          <w:highlight w:val="white"/>
        </w:rPr>
      </w:pPr>
      <w:r>
        <w:rPr>
          <w:i/>
          <w:highlight w:val="white"/>
        </w:rPr>
        <w:t>Research Centre for Animal Production and Aquaculture, Lodi</w:t>
      </w:r>
    </w:p>
    <w:p>
      <w:pPr>
        <w:pStyle w:val="Normal"/>
        <w:shd w:val="clear" w:fill="FFFFFF"/>
        <w:spacing w:lineRule="auto" w:line="240" w:before="0" w:after="312"/>
        <w:jc w:val="center"/>
        <w:rPr>
          <w:rFonts w:ascii="Arial" w:hAnsi="Arial" w:eastAsia="Arial" w:cs="Arial"/>
          <w:sz w:val="19"/>
          <w:szCs w:val="19"/>
        </w:rPr>
      </w:pPr>
      <w:r>
        <w:rPr>
          <w:rFonts w:eastAsia="Arial" w:cs="Arial" w:ascii="Arial" w:hAnsi="Arial"/>
          <w:sz w:val="19"/>
          <w:szCs w:val="19"/>
        </w:rPr>
      </w:r>
    </w:p>
    <w:p>
      <w:pPr>
        <w:pStyle w:val="Normal"/>
        <w:widowControl w:val="false"/>
        <w:spacing w:lineRule="auto" w:line="276" w:before="5" w:after="0"/>
        <w:ind w:left="1115" w:right="774" w:firstLine="12"/>
        <w:rPr>
          <w:rFonts w:ascii="Arial" w:hAnsi="Arial" w:eastAsia="Arial" w:cs="Arial"/>
          <w:sz w:val="19"/>
          <w:szCs w:val="19"/>
        </w:rPr>
      </w:pPr>
      <w:r>
        <w:rPr>
          <w:rFonts w:eastAsia="Arial" w:cs="Arial" w:ascii="Arial" w:hAnsi="Arial"/>
          <w:sz w:val="19"/>
          <w:szCs w:val="19"/>
        </w:rPr>
      </w:r>
    </w:p>
    <w:p>
      <w:pPr>
        <w:pStyle w:val="Normal"/>
        <w:widowControl w:val="false"/>
        <w:spacing w:lineRule="auto" w:line="276" w:before="5" w:after="0"/>
        <w:ind w:left="0" w:right="774" w:firstLine="15"/>
        <w:rPr>
          <w:rFonts w:ascii="Arial" w:hAnsi="Arial" w:eastAsia="Arial" w:cs="Arial"/>
          <w:sz w:val="19"/>
          <w:szCs w:val="19"/>
        </w:rPr>
      </w:pPr>
      <w:r>
        <w:rPr>
          <w:rFonts w:eastAsia="Arial" w:cs="Arial" w:ascii="Arial" w:hAnsi="Arial"/>
          <w:sz w:val="19"/>
          <w:szCs w:val="19"/>
        </w:rPr>
      </w:r>
    </w:p>
    <w:p>
      <w:pPr>
        <w:pStyle w:val="Normal"/>
        <w:keepLines/>
        <w:widowControl w:val="false"/>
        <w:pBdr/>
        <w:shd w:val="clear" w:fill="FFFFFF"/>
        <w:spacing w:lineRule="auto" w:line="276" w:before="0" w:after="312"/>
        <w:jc w:val="both"/>
        <w:rPr>
          <w:rFonts w:ascii="Times New Roman" w:hAnsi="Times New Roman" w:eastAsia="Times New Roman" w:cs="Times New Roman"/>
          <w:sz w:val="24"/>
          <w:szCs w:val="24"/>
        </w:rPr>
      </w:pPr>
      <w:r>
        <w:rPr>
          <w:color w:val="000000"/>
          <w:sz w:val="24"/>
          <w:szCs w:val="24"/>
        </w:rPr>
        <w:t>Il consumatore attuale è sempre più attento all’origine delle produzioni alimentari del patrimonio nazionale e i prodotti DOP e IGP, più di tutti, offrono garanzia di</w:t>
      </w:r>
      <w:del w:id="0" w:author="Nelson Nazzicari" w:date="2020-11-25T16:25:58Z">
        <w:r>
          <w:rPr>
            <w:color w:val="000000"/>
            <w:sz w:val="24"/>
            <w:szCs w:val="24"/>
          </w:rPr>
          <w:delText>:</w:delText>
        </w:r>
      </w:del>
      <w:r>
        <w:rPr>
          <w:color w:val="000000"/>
          <w:sz w:val="24"/>
          <w:szCs w:val="24"/>
        </w:rPr>
        <w:t xml:space="preserve"> autenticità, tradizione, gusto, tipicità, legame col territorio di origine, sicurezza e tracciabilità.</w:t>
      </w:r>
    </w:p>
    <w:p>
      <w:pPr>
        <w:pStyle w:val="Normal"/>
        <w:keepLines/>
        <w:widowControl w:val="false"/>
        <w:pBdr/>
        <w:shd w:val="clear" w:fill="FFFFFF"/>
        <w:spacing w:lineRule="auto" w:line="276" w:before="0" w:after="312"/>
        <w:jc w:val="both"/>
        <w:rPr>
          <w:color w:val="000000"/>
          <w:sz w:val="24"/>
          <w:szCs w:val="24"/>
        </w:rPr>
      </w:pPr>
      <w:r>
        <w:rPr>
          <w:color w:val="000000"/>
          <w:sz w:val="24"/>
          <w:szCs w:val="24"/>
        </w:rPr>
        <w:t>Tra le produzioni italiane certificate DOP e IGP</w:t>
      </w:r>
      <w:del w:id="1" w:author="Nelson Nazzicari" w:date="2020-11-25T16:26:42Z">
        <w:r>
          <w:rPr>
            <w:color w:val="000000"/>
            <w:sz w:val="24"/>
            <w:szCs w:val="24"/>
          </w:rPr>
          <w:delText>,</w:delText>
        </w:r>
      </w:del>
      <w:r>
        <w:rPr>
          <w:color w:val="000000"/>
          <w:sz w:val="24"/>
          <w:szCs w:val="24"/>
        </w:rPr>
        <w:t xml:space="preserve"> i formaggi </w:t>
      </w:r>
      <w:del w:id="2" w:author="Nelson Nazzicari" w:date="2020-11-25T16:26:50Z">
        <w:r>
          <w:rPr>
            <w:color w:val="000000"/>
            <w:sz w:val="24"/>
            <w:szCs w:val="24"/>
          </w:rPr>
          <w:delText xml:space="preserve">la fanno da padrone </w:delText>
        </w:r>
      </w:del>
      <w:ins w:id="3" w:author="Nelson Nazzicari" w:date="2020-11-25T16:26:50Z">
        <w:r>
          <w:rPr>
            <w:color w:val="000000"/>
            <w:sz w:val="24"/>
            <w:szCs w:val="24"/>
          </w:rPr>
          <w:t xml:space="preserve">hanno un ruolo centrale, </w:t>
        </w:r>
      </w:ins>
      <w:r>
        <w:rPr>
          <w:color w:val="000000"/>
          <w:sz w:val="24"/>
          <w:szCs w:val="24"/>
        </w:rPr>
        <w:t xml:space="preserve">rappresentando il 57% della produzione nazionale e il 50% delle esportazioni (XVII Rapporto 2019 Ismea-Qualivita). </w:t>
      </w:r>
      <w:del w:id="4" w:author="Nelson Nazzicari" w:date="2020-11-25T16:27:06Z">
        <w:r>
          <w:rPr>
            <w:color w:val="000000"/>
            <w:sz w:val="24"/>
            <w:szCs w:val="24"/>
          </w:rPr>
          <w:delText xml:space="preserve">Tra questi primeggiano il </w:delText>
        </w:r>
      </w:del>
      <w:r>
        <w:rPr>
          <w:color w:val="000000"/>
          <w:sz w:val="24"/>
          <w:szCs w:val="24"/>
        </w:rPr>
        <w:t xml:space="preserve">Parmigiano Reggiano e il Grana Padano, </w:t>
      </w:r>
      <w:ins w:id="5" w:author="Nelson Nazzicari" w:date="2020-11-25T16:27:15Z">
        <w:r>
          <w:rPr>
            <w:color w:val="000000"/>
            <w:sz w:val="24"/>
            <w:szCs w:val="24"/>
          </w:rPr>
          <w:t xml:space="preserve">tra i marchi più importanti e conosciuti dentro e fuori i confini italiani, </w:t>
        </w:r>
      </w:ins>
      <w:del w:id="6" w:author="Nelson Nazzicari" w:date="2020-11-25T16:27:36Z">
        <w:r>
          <w:rPr>
            <w:color w:val="000000"/>
            <w:sz w:val="24"/>
            <w:szCs w:val="24"/>
          </w:rPr>
          <w:delText xml:space="preserve">rappresentando </w:delText>
        </w:r>
      </w:del>
      <w:ins w:id="7" w:author="Nelson Nazzicari" w:date="2020-11-25T16:27:36Z">
        <w:r>
          <w:rPr>
            <w:color w:val="000000"/>
            <w:sz w:val="24"/>
            <w:szCs w:val="24"/>
          </w:rPr>
          <w:t xml:space="preserve">rappresentano </w:t>
        </w:r>
      </w:ins>
      <w:r>
        <w:rPr>
          <w:color w:val="000000"/>
          <w:sz w:val="24"/>
          <w:szCs w:val="24"/>
        </w:rPr>
        <w:t>quindi un importante volano per l’economia nazionale.</w:t>
      </w:r>
    </w:p>
    <w:p>
      <w:pPr>
        <w:pStyle w:val="Normal"/>
        <w:spacing w:lineRule="auto" w:line="276" w:before="0" w:after="0"/>
        <w:jc w:val="both"/>
        <w:rPr>
          <w:sz w:val="24"/>
          <w:szCs w:val="24"/>
        </w:rPr>
      </w:pPr>
      <w:r>
        <w:rPr>
          <w:sz w:val="24"/>
          <w:szCs w:val="24"/>
        </w:rPr>
        <w:t xml:space="preserve">Nel 2017 parte il progetto </w:t>
      </w:r>
      <w:ins w:id="8" w:author="Nelson Nazzicari" w:date="2020-11-25T16:28:53Z">
        <w:r>
          <w:rPr>
            <w:sz w:val="24"/>
            <w:szCs w:val="24"/>
          </w:rPr>
          <w:t xml:space="preserve">triennale </w:t>
        </w:r>
      </w:ins>
      <w:r>
        <w:rPr>
          <w:sz w:val="24"/>
          <w:szCs w:val="24"/>
        </w:rPr>
        <w:t>Newtech, acronimo di “New Technologies for Cheese Production”, che vede coinvolti il CREA</w:t>
      </w:r>
      <w:ins w:id="9" w:author="Nelson Nazzicari" w:date="2020-11-25T16:33:16Z">
        <w:r>
          <w:rPr>
            <w:sz w:val="24"/>
            <w:szCs w:val="24"/>
          </w:rPr>
          <w:t>-</w:t>
        </w:r>
      </w:ins>
      <w:ins w:id="10" w:author="Nelson Nazzicari" w:date="2020-11-25T16:33:16Z">
        <w:r>
          <w:rPr>
            <w:sz w:val="24"/>
            <w:szCs w:val="24"/>
          </w:rPr>
          <w:t>ZA</w:t>
        </w:r>
      </w:ins>
      <w:r>
        <w:rPr>
          <w:sz w:val="24"/>
          <w:szCs w:val="24"/>
        </w:rPr>
        <w:t xml:space="preserve"> di Lodi, l’Istituto Spallanzani di Rivolta d’Adda, l’Università di Parma con il Dipartimento di Scienza degli alimenti e il CNR di Napoli con l’Istituto di Scienze Applicate e Sistemi Intelligenti</w:t>
      </w:r>
      <w:del w:id="11" w:author="Nelson Nazzicari" w:date="2020-11-25T16:28:59Z">
        <w:r>
          <w:rPr>
            <w:sz w:val="24"/>
            <w:szCs w:val="24"/>
          </w:rPr>
          <w:delText>, per 3 anni di attività circa.</w:delText>
        </w:r>
      </w:del>
      <w:ins w:id="12" w:author="Nelson Nazzicari" w:date="2020-11-25T16:28:59Z">
        <w:r>
          <w:rPr>
            <w:sz w:val="24"/>
            <w:szCs w:val="24"/>
          </w:rPr>
          <w:t>.</w:t>
        </w:r>
      </w:ins>
    </w:p>
    <w:p>
      <w:pPr>
        <w:pStyle w:val="Normal"/>
        <w:spacing w:lineRule="auto" w:line="276" w:before="0" w:after="0"/>
        <w:jc w:val="both"/>
        <w:rPr>
          <w:rFonts w:ascii="Times New Roman" w:hAnsi="Times New Roman" w:eastAsia="Times New Roman" w:cs="Times New Roman"/>
          <w:color w:val="000000"/>
          <w:sz w:val="24"/>
          <w:szCs w:val="24"/>
        </w:rPr>
      </w:pPr>
      <w:del w:id="13" w:author="Nelson Nazzicari" w:date="2020-11-25T16:29:31Z">
        <w:r>
          <w:rPr>
            <w:color w:val="000000"/>
            <w:sz w:val="24"/>
            <w:szCs w:val="24"/>
          </w:rPr>
          <w:delText xml:space="preserve">L’ obiettivo del progetto è ambizioso e complesso, prevedendo </w:delText>
        </w:r>
      </w:del>
      <w:ins w:id="14" w:author="Nelson Nazzicari" w:date="2020-11-25T16:29:31Z">
        <w:r>
          <w:rPr>
            <w:color w:val="000000"/>
            <w:sz w:val="24"/>
            <w:szCs w:val="24"/>
          </w:rPr>
          <w:t xml:space="preserve">L’ambizioso progetto prevede </w:t>
        </w:r>
      </w:ins>
      <w:r>
        <w:rPr>
          <w:color w:val="000000"/>
          <w:sz w:val="24"/>
          <w:szCs w:val="24"/>
        </w:rPr>
        <w:t xml:space="preserve">lo  sviluppo di </w:t>
      </w:r>
      <w:r>
        <w:rPr>
          <w:sz w:val="24"/>
          <w:szCs w:val="24"/>
        </w:rPr>
        <w:t xml:space="preserve">metodologie </w:t>
      </w:r>
      <w:r>
        <w:rPr>
          <w:color w:val="000000"/>
          <w:sz w:val="24"/>
          <w:szCs w:val="24"/>
        </w:rPr>
        <w:t>avanzate a supporto della valutazione d</w:t>
      </w:r>
      <w:r>
        <w:rPr>
          <w:sz w:val="24"/>
          <w:szCs w:val="24"/>
        </w:rPr>
        <w:t xml:space="preserve">i </w:t>
      </w:r>
      <w:r>
        <w:rPr>
          <w:color w:val="000000"/>
          <w:sz w:val="24"/>
          <w:szCs w:val="24"/>
        </w:rPr>
        <w:t>autenticità delle produzioni DOP nel settore lattiero-caseario nazionale</w:t>
      </w:r>
      <w:del w:id="15" w:author="Nelson Nazzicari" w:date="2020-11-25T16:30:01Z">
        <w:r>
          <w:rPr>
            <w:color w:val="000000"/>
            <w:sz w:val="24"/>
            <w:szCs w:val="24"/>
          </w:rPr>
          <w:delText xml:space="preserve"> </w:delText>
        </w:r>
      </w:del>
      <w:del w:id="16" w:author="Nelson Nazzicari" w:date="2020-11-25T16:29:58Z">
        <w:r>
          <w:rPr>
            <w:color w:val="000000"/>
            <w:sz w:val="24"/>
            <w:szCs w:val="24"/>
          </w:rPr>
          <w:delText>e</w:delText>
        </w:r>
      </w:del>
      <w:ins w:id="17" w:author="Nelson Nazzicari" w:date="2020-11-25T16:30:06Z">
        <w:r>
          <w:rPr>
            <w:color w:val="000000"/>
            <w:sz w:val="24"/>
            <w:szCs w:val="24"/>
          </w:rPr>
          <w:t>,</w:t>
        </w:r>
      </w:ins>
      <w:r>
        <w:rPr>
          <w:color w:val="000000"/>
          <w:sz w:val="24"/>
          <w:szCs w:val="24"/>
        </w:rPr>
        <w:t xml:space="preserve"> lo studio sperimentale dell’effetto sull’uso di derivati anidri del latte nella produzione di formaggi industriali</w:t>
      </w:r>
      <w:ins w:id="18" w:author="Nelson Nazzicari" w:date="2020-11-25T16:30:10Z">
        <w:r>
          <w:rPr>
            <w:color w:val="000000"/>
            <w:sz w:val="24"/>
            <w:szCs w:val="24"/>
          </w:rPr>
          <w:t>,</w:t>
        </w:r>
      </w:ins>
      <w:r>
        <w:rPr>
          <w:color w:val="000000"/>
          <w:sz w:val="24"/>
          <w:szCs w:val="24"/>
        </w:rPr>
        <w:t xml:space="preserve"> ed infine la messa a punto di un nuovo sistema in spettrometria nel vicino infrarosso (NIR) per valutare le proprietà strutturali dei formaggi. </w:t>
      </w:r>
    </w:p>
    <w:p>
      <w:pPr>
        <w:pStyle w:val="Normal"/>
        <w:pBdr/>
        <w:shd w:val="clear" w:fill="FFFFFF"/>
        <w:spacing w:lineRule="auto" w:line="276" w:before="0" w:after="312"/>
        <w:jc w:val="both"/>
        <w:rPr>
          <w:color w:val="000000"/>
          <w:sz w:val="24"/>
          <w:szCs w:val="24"/>
        </w:rPr>
      </w:pPr>
      <w:del w:id="19" w:author="Nelson Nazzicari" w:date="2020-11-25T16:31:42Z">
        <w:r>
          <w:rPr>
            <w:color w:val="000000"/>
            <w:sz w:val="24"/>
            <w:szCs w:val="24"/>
          </w:rPr>
          <w:delText>L’interesse e quindi, la finalità del progetto, nasce in quanto è noto che, n</w:delText>
        </w:r>
      </w:del>
      <w:ins w:id="20" w:author="Nelson Nazzicari" w:date="2020-11-25T16:31:42Z">
        <w:r>
          <w:rPr>
            <w:color w:val="000000"/>
            <w:sz w:val="24"/>
            <w:szCs w:val="24"/>
          </w:rPr>
          <w:t>N</w:t>
        </w:r>
      </w:ins>
      <w:r>
        <w:rPr>
          <w:color w:val="000000"/>
          <w:sz w:val="24"/>
          <w:szCs w:val="24"/>
        </w:rPr>
        <w:t xml:space="preserve">onostante il sistema di controllo insito nella certificazione stessa (vigilanza pubblica, controllo di terza parte e autocontrollo) di alcuni prodotti DOP come il Grana Padano, i tentativi di imitazione permangono, facendo emergere </w:t>
      </w:r>
      <w:ins w:id="21" w:author="Nelson Nazzicari" w:date="2020-11-25T16:31:51Z">
        <w:r>
          <w:rPr>
            <w:color w:val="000000"/>
            <w:sz w:val="24"/>
            <w:szCs w:val="24"/>
          </w:rPr>
          <w:t xml:space="preserve">quindi </w:t>
        </w:r>
      </w:ins>
      <w:del w:id="22" w:author="Nelson Nazzicari" w:date="2020-11-25T16:31:58Z">
        <w:r>
          <w:rPr>
            <w:color w:val="000000"/>
            <w:sz w:val="24"/>
            <w:szCs w:val="24"/>
          </w:rPr>
          <w:delText xml:space="preserve">la necessità </w:delText>
        </w:r>
      </w:del>
      <w:ins w:id="23" w:author="Nelson Nazzicari" w:date="2020-11-25T16:31:58Z">
        <w:r>
          <w:rPr>
            <w:color w:val="000000"/>
            <w:sz w:val="24"/>
            <w:szCs w:val="24"/>
          </w:rPr>
          <w:t>l’intere</w:t>
        </w:r>
      </w:ins>
      <w:ins w:id="24" w:author="Nelson Nazzicari" w:date="2020-11-25T16:32:00Z">
        <w:r>
          <w:rPr>
            <w:color w:val="000000"/>
            <w:sz w:val="24"/>
            <w:szCs w:val="24"/>
          </w:rPr>
          <w:t xml:space="preserve">sse a utilizzare </w:t>
        </w:r>
      </w:ins>
      <w:del w:id="25" w:author="Nelson Nazzicari" w:date="2020-11-25T16:32:07Z">
        <w:r>
          <w:rPr>
            <w:color w:val="000000"/>
            <w:sz w:val="24"/>
            <w:szCs w:val="24"/>
          </w:rPr>
          <w:delText xml:space="preserve">di implementare </w:delText>
        </w:r>
      </w:del>
      <w:r>
        <w:rPr>
          <w:color w:val="000000"/>
          <w:sz w:val="24"/>
          <w:szCs w:val="24"/>
        </w:rPr>
        <w:t xml:space="preserve">le </w:t>
      </w:r>
      <w:ins w:id="26" w:author="Nelson Nazzicari" w:date="2020-11-25T16:32:27Z">
        <w:r>
          <w:rPr>
            <w:color w:val="000000"/>
            <w:sz w:val="24"/>
            <w:szCs w:val="24"/>
          </w:rPr>
          <w:t xml:space="preserve">sofisticate </w:t>
        </w:r>
      </w:ins>
      <w:r>
        <w:rPr>
          <w:sz w:val="24"/>
          <w:szCs w:val="24"/>
        </w:rPr>
        <w:t>tecnologie</w:t>
      </w:r>
      <w:ins w:id="27" w:author="Nelson Nazzicari" w:date="2020-11-25T16:32:23Z">
        <w:r>
          <w:rPr>
            <w:sz w:val="24"/>
            <w:szCs w:val="24"/>
          </w:rPr>
          <w:t xml:space="preserve"> </w:t>
        </w:r>
      </w:ins>
      <w:ins w:id="28" w:author="Nelson Nazzicari" w:date="2020-11-25T16:32:23Z">
        <w:r>
          <w:rPr>
            <w:sz w:val="24"/>
            <w:szCs w:val="24"/>
          </w:rPr>
          <w:t>disponibili</w:t>
        </w:r>
      </w:ins>
      <w:del w:id="29" w:author="Nelson Nazzicari" w:date="2020-11-25T16:32:34Z">
        <w:r>
          <w:rPr>
            <w:sz w:val="24"/>
            <w:szCs w:val="24"/>
          </w:rPr>
          <w:delText>,</w:delText>
        </w:r>
      </w:del>
      <w:del w:id="30" w:author="Nelson Nazzicari" w:date="2020-11-25T16:32:34Z">
        <w:r>
          <w:rPr>
            <w:color w:val="000000"/>
            <w:sz w:val="24"/>
            <w:szCs w:val="24"/>
          </w:rPr>
          <w:delText xml:space="preserve"> sempre più sofisticate, </w:delText>
        </w:r>
      </w:del>
      <w:r>
        <w:rPr>
          <w:color w:val="000000"/>
          <w:sz w:val="24"/>
          <w:szCs w:val="24"/>
        </w:rPr>
        <w:t>per caratterizzarlo, difendendone così l</w:t>
      </w:r>
      <w:r>
        <w:rPr>
          <w:sz w:val="24"/>
          <w:szCs w:val="24"/>
        </w:rPr>
        <w:t>’</w:t>
      </w:r>
      <w:r>
        <w:rPr>
          <w:color w:val="000000"/>
          <w:sz w:val="24"/>
          <w:szCs w:val="24"/>
        </w:rPr>
        <w:t>autenticità.</w:t>
      </w:r>
    </w:p>
    <w:p>
      <w:pPr>
        <w:pStyle w:val="Normal"/>
        <w:pBdr/>
        <w:shd w:val="clear" w:fill="FFFFFF"/>
        <w:spacing w:lineRule="auto" w:line="276" w:before="0" w:after="0"/>
        <w:jc w:val="both"/>
        <w:rPr>
          <w:color w:val="000000"/>
          <w:sz w:val="24"/>
          <w:szCs w:val="24"/>
        </w:rPr>
      </w:pPr>
      <w:r>
        <w:rPr>
          <w:color w:val="000000"/>
          <w:sz w:val="24"/>
          <w:szCs w:val="24"/>
        </w:rPr>
        <w:t>L’Istituto Spallanzani è protagonista, in collaborazione con CREA-ZA, della linea di ricerca “Approcci innovativi per la lotta alla contraffazione nelle produzioni DOP del settore caseario (Grana Padano)</w:t>
      </w:r>
      <w:r>
        <w:rPr>
          <w:sz w:val="24"/>
          <w:szCs w:val="24"/>
        </w:rPr>
        <w:t>”</w:t>
      </w:r>
      <w:r>
        <w:rPr>
          <w:color w:val="000000"/>
          <w:sz w:val="24"/>
          <w:szCs w:val="24"/>
        </w:rPr>
        <w:t xml:space="preserve">. </w:t>
      </w:r>
    </w:p>
    <w:p>
      <w:pPr>
        <w:pStyle w:val="Normal"/>
        <w:pBdr/>
        <w:shd w:val="clear" w:fill="FFFFFF"/>
        <w:spacing w:lineRule="auto" w:line="276" w:before="0" w:after="0"/>
        <w:jc w:val="both"/>
        <w:rPr>
          <w:color w:val="000000"/>
          <w:sz w:val="24"/>
          <w:szCs w:val="24"/>
        </w:rPr>
      </w:pPr>
      <w:r>
        <w:rPr>
          <w:color w:val="000000"/>
          <w:sz w:val="24"/>
          <w:szCs w:val="24"/>
        </w:rPr>
        <w:t xml:space="preserve">Il laboratorio di </w:t>
      </w:r>
      <w:commentRangeStart w:id="0"/>
      <w:r>
        <w:rPr>
          <w:color w:val="000000"/>
          <w:sz w:val="24"/>
          <w:szCs w:val="24"/>
        </w:rPr>
        <w:t>G</w:t>
      </w:r>
      <w:ins w:id="31" w:author="Nelson Nazzicari" w:date="2020-11-25T16:33:33Z">
        <w:r>
          <w:rPr>
            <w:color w:val="000000"/>
            <w:sz w:val="24"/>
            <w:szCs w:val="24"/>
          </w:rPr>
        </w:r>
      </w:ins>
      <w:commentRangeEnd w:id="0"/>
      <w:r>
        <w:commentReference w:id="0"/>
      </w:r>
      <w:r>
        <w:rPr>
          <w:color w:val="000000"/>
          <w:sz w:val="24"/>
          <w:szCs w:val="24"/>
        </w:rPr>
        <w:t xml:space="preserve">enetica molecolare dell’Istituto ha voluto indagare la possibilità di utilizzare </w:t>
      </w:r>
      <w:del w:id="32" w:author="Nelson Nazzicari" w:date="2020-11-25T16:33:48Z">
        <w:r>
          <w:rPr>
            <w:color w:val="000000"/>
            <w:sz w:val="24"/>
            <w:szCs w:val="24"/>
          </w:rPr>
          <w:delText xml:space="preserve">uno strumento noto come </w:delText>
        </w:r>
      </w:del>
      <w:ins w:id="33" w:author="Nelson Nazzicari" w:date="2020-11-25T16:33:48Z">
        <w:r>
          <w:rPr>
            <w:sz w:val="24"/>
            <w:szCs w:val="24"/>
          </w:rPr>
          <w:t xml:space="preserve">lo strumento del </w:t>
        </w:r>
      </w:ins>
      <w:r>
        <w:rPr>
          <w:sz w:val="24"/>
          <w:szCs w:val="24"/>
        </w:rPr>
        <w:t>DNA metabarcoding del cloroplasto</w:t>
      </w:r>
      <w:r>
        <w:rPr>
          <w:color w:val="000000"/>
          <w:sz w:val="24"/>
          <w:szCs w:val="24"/>
        </w:rPr>
        <w:t xml:space="preserve"> della cellula vegetale</w:t>
      </w:r>
      <w:del w:id="34" w:author="Nelson Nazzicari" w:date="2020-11-25T16:33:55Z">
        <w:r>
          <w:rPr>
            <w:color w:val="000000"/>
            <w:sz w:val="24"/>
            <w:szCs w:val="24"/>
          </w:rPr>
          <w:delText>,</w:delText>
        </w:r>
      </w:del>
      <w:r>
        <w:rPr>
          <w:sz w:val="24"/>
          <w:szCs w:val="24"/>
        </w:rPr>
        <w:t xml:space="preserve"> </w:t>
      </w:r>
      <w:r>
        <w:rPr>
          <w:color w:val="000000"/>
          <w:sz w:val="24"/>
          <w:szCs w:val="24"/>
        </w:rPr>
        <w:t>per caratterizzare l’origine geografica del latte utilizzato per la produzione del Grana Padano rispetto al latte non proveniente dall’</w:t>
      </w:r>
      <w:del w:id="35" w:author="Nelson Nazzicari" w:date="2020-11-25T16:34:05Z">
        <w:r>
          <w:rPr>
            <w:color w:val="000000"/>
            <w:sz w:val="24"/>
            <w:szCs w:val="24"/>
          </w:rPr>
          <w:delText xml:space="preserve"> </w:delText>
        </w:r>
      </w:del>
      <w:r>
        <w:rPr>
          <w:color w:val="000000"/>
          <w:sz w:val="24"/>
          <w:szCs w:val="24"/>
        </w:rPr>
        <w:t>areale.</w:t>
      </w:r>
    </w:p>
    <w:p>
      <w:pPr>
        <w:pStyle w:val="Normal"/>
        <w:pBdr/>
        <w:shd w:val="clear" w:fill="FFFFFF"/>
        <w:spacing w:lineRule="auto" w:line="276" w:before="0" w:after="0"/>
        <w:jc w:val="both"/>
        <w:rPr>
          <w:sz w:val="24"/>
          <w:szCs w:val="24"/>
        </w:rPr>
      </w:pPr>
      <w:r>
        <w:rPr>
          <w:sz w:val="24"/>
          <w:szCs w:val="24"/>
        </w:rPr>
        <w:t xml:space="preserve">Come definito negli articoli 3 e 4 del Disciplinare di Produzione del Grana Padano, questo formaggio è prodotto utilizzando il latte crudo di bovine da latte che devono essere alimentate esclusivamente con alimenti ammessi dal Disciplinare. </w:t>
      </w:r>
      <w:del w:id="36" w:author="Nelson Nazzicari" w:date="2020-11-25T16:34:46Z">
        <w:r>
          <w:rPr>
            <w:sz w:val="24"/>
            <w:szCs w:val="24"/>
          </w:rPr>
          <w:delText xml:space="preserve"> ma soprattutto t</w:delText>
        </w:r>
      </w:del>
      <w:ins w:id="37" w:author="Nelson Nazzicari" w:date="2020-11-25T16:34:48Z">
        <w:r>
          <w:rPr>
            <w:sz w:val="24"/>
            <w:szCs w:val="24"/>
          </w:rPr>
          <w:t>T</w:t>
        </w:r>
      </w:ins>
      <w:r>
        <w:rPr>
          <w:sz w:val="24"/>
          <w:szCs w:val="24"/>
        </w:rPr>
        <w:t>ali alimenti devono essere ottenuti da coltivazioni di produzione aziendale o nell’ambito del territorio di produzione del latte destinato ad essere trasformato in Grana Padano</w:t>
      </w:r>
      <w:del w:id="38" w:author="Nelson Nazzicari" w:date="2020-11-25T16:35:05Z">
        <w:r>
          <w:rPr>
            <w:sz w:val="24"/>
            <w:szCs w:val="24"/>
          </w:rPr>
          <w:delText>,</w:delText>
        </w:r>
      </w:del>
      <w:ins w:id="39" w:author="Nelson Nazzicari" w:date="2020-11-25T16:35:05Z">
        <w:r>
          <w:rPr>
            <w:sz w:val="24"/>
            <w:szCs w:val="24"/>
          </w:rPr>
          <w:t xml:space="preserve"> </w:t>
        </w:r>
      </w:ins>
      <w:ins w:id="40" w:author="Nelson Nazzicari" w:date="2020-11-25T16:35:05Z">
        <w:r>
          <w:rPr>
            <w:sz w:val="24"/>
            <w:szCs w:val="24"/>
          </w:rPr>
          <w:t>per</w:t>
        </w:r>
      </w:ins>
      <w:r>
        <w:rPr>
          <w:sz w:val="24"/>
          <w:szCs w:val="24"/>
        </w:rPr>
        <w:t xml:space="preserve"> almeno per il 75% della sostanza secca giornaliera somministrata attraverso la razione.</w:t>
      </w:r>
      <w:ins w:id="41" w:author="Nelson Nazzicari" w:date="2020-11-25T16:35:45Z">
        <w:r>
          <w:rPr>
            <w:sz w:val="24"/>
            <w:szCs w:val="24"/>
          </w:rPr>
          <w:t xml:space="preserve"> </w:t>
        </w:r>
      </w:ins>
      <w:ins w:id="42" w:author="Nelson Nazzicari" w:date="2020-11-25T16:35:45Z">
        <w:r>
          <w:rPr>
            <w:sz w:val="24"/>
            <w:szCs w:val="24"/>
            <w:highlight w:val="yellow"/>
          </w:rPr>
          <w:t>(Fig 1: Areale Grana Padano)</w:t>
        </w:r>
      </w:ins>
    </w:p>
    <w:p>
      <w:pPr>
        <w:pStyle w:val="Normal"/>
        <w:pBdr/>
        <w:shd w:val="clear" w:fill="FFFFFF"/>
        <w:spacing w:lineRule="auto" w:line="276" w:before="0" w:after="0"/>
        <w:jc w:val="both"/>
        <w:rPr>
          <w:sz w:val="24"/>
          <w:szCs w:val="24"/>
          <w:highlight w:val="yellow"/>
        </w:rPr>
      </w:pPr>
      <w:r>
        <w:rPr>
          <w:sz w:val="24"/>
          <w:szCs w:val="24"/>
        </w:rPr>
        <w:t xml:space="preserve">Questi aspetti evidenziano </w:t>
      </w:r>
      <w:del w:id="43" w:author="Nelson Nazzicari" w:date="2020-11-25T16:35:23Z">
        <w:r>
          <w:rPr>
            <w:sz w:val="24"/>
            <w:szCs w:val="24"/>
          </w:rPr>
          <w:delText>come</w:delText>
        </w:r>
      </w:del>
      <w:ins w:id="44" w:author="Nelson Nazzicari" w:date="2020-11-25T16:35:23Z">
        <w:r>
          <w:rPr>
            <w:sz w:val="24"/>
            <w:szCs w:val="24"/>
          </w:rPr>
          <w:t>quanto</w:t>
        </w:r>
      </w:ins>
      <w:r>
        <w:rPr>
          <w:sz w:val="24"/>
          <w:szCs w:val="24"/>
        </w:rPr>
        <w:t xml:space="preserve"> forte debba essere il legame di questo DOP con il territorio e con l’area geografica che lo produce, in quanto fortemente caratterizzante nelle sue proprietà organolettiche rendendolo tipico e apprezzato dal consumatore. </w:t>
      </w:r>
      <w:del w:id="45" w:author="Nelson Nazzicari" w:date="2020-11-25T16:35:43Z">
        <w:r>
          <w:rPr>
            <w:sz w:val="24"/>
            <w:szCs w:val="24"/>
            <w:highlight w:val="yellow"/>
          </w:rPr>
          <w:delText>(Fig 1: Areale Grana Padano)</w:delText>
        </w:r>
      </w:del>
    </w:p>
    <w:p>
      <w:pPr>
        <w:pStyle w:val="Normal"/>
        <w:pBdr/>
        <w:shd w:val="clear" w:fill="FFFFFF"/>
        <w:spacing w:lineRule="auto" w:line="276" w:before="0" w:after="0"/>
        <w:jc w:val="both"/>
        <w:rPr>
          <w:sz w:val="24"/>
          <w:szCs w:val="24"/>
        </w:rPr>
      </w:pPr>
      <w:r>
        <w:rPr>
          <w:sz w:val="24"/>
          <w:szCs w:val="24"/>
        </w:rPr>
        <w:t>La biologia molecolare, in questo contesto di caratterizzazione della zona geografica di origine, può quindi diventare un valido strumento potendo avvalersi di metodi di identificazione di specie basati sul DNA utilizzando marcatori molecolari</w:t>
      </w:r>
      <w:del w:id="46" w:author="Nelson Nazzicari" w:date="2020-11-25T16:36:03Z">
        <w:r>
          <w:rPr>
            <w:sz w:val="24"/>
            <w:szCs w:val="24"/>
          </w:rPr>
          <w:delText>,</w:delText>
        </w:r>
      </w:del>
      <w:ins w:id="47" w:author="Nelson Nazzicari" w:date="2020-11-25T16:36:05Z">
        <w:r>
          <w:rPr>
            <w:sz w:val="24"/>
            <w:szCs w:val="24"/>
          </w:rPr>
          <w:t xml:space="preserve">. </w:t>
        </w:r>
      </w:ins>
      <w:r>
        <w:rPr>
          <w:sz w:val="24"/>
          <w:szCs w:val="24"/>
        </w:rPr>
        <w:t xml:space="preserve"> </w:t>
      </w:r>
      <w:del w:id="48" w:author="Nelson Nazzicari" w:date="2020-11-25T16:36:12Z">
        <w:r>
          <w:rPr>
            <w:sz w:val="24"/>
            <w:szCs w:val="24"/>
          </w:rPr>
          <w:delText>t</w:delText>
        </w:r>
      </w:del>
      <w:ins w:id="49" w:author="Nelson Nazzicari" w:date="2020-11-25T16:36:12Z">
        <w:r>
          <w:rPr>
            <w:sz w:val="24"/>
            <w:szCs w:val="24"/>
          </w:rPr>
          <w:t>T</w:t>
        </w:r>
      </w:ins>
      <w:r>
        <w:rPr>
          <w:sz w:val="24"/>
          <w:szCs w:val="24"/>
        </w:rPr>
        <w:t>ra questi ha un ruolo importante il “DNA barcode” del cloroplasto come strumento molecolare per verificare la possibilità di tracciare la provenienza del latte attraverso la sua componente vegetale di derivazione alimentare.</w:t>
      </w:r>
    </w:p>
    <w:p>
      <w:pPr>
        <w:pStyle w:val="Normal"/>
        <w:pBdr/>
        <w:shd w:val="clear" w:fill="FFFFFF"/>
        <w:spacing w:lineRule="auto" w:line="276" w:before="0" w:after="0"/>
        <w:jc w:val="both"/>
        <w:rPr>
          <w:sz w:val="24"/>
          <w:szCs w:val="24"/>
        </w:rPr>
      </w:pPr>
      <w:r>
        <w:rPr>
          <w:sz w:val="24"/>
          <w:szCs w:val="24"/>
        </w:rPr>
        <w:t>“</w:t>
      </w:r>
      <w:r>
        <w:rPr>
          <w:sz w:val="24"/>
          <w:szCs w:val="24"/>
        </w:rPr>
        <w:t>DNA barcode” è il termine coniato per definire una specifica regione di DNA in grado di discriminare le specie, siano esse vegetali o animali, anche partendo da piccoli frammenti: la sequenza genetica identificante può essere infatti vista come un codice a barre</w:t>
      </w:r>
      <w:del w:id="50" w:author="Nelson Nazzicari" w:date="2020-11-25T16:36:50Z">
        <w:r>
          <w:rPr>
            <w:sz w:val="24"/>
            <w:szCs w:val="24"/>
          </w:rPr>
          <w:delText xml:space="preserve"> classico</w:delText>
        </w:r>
      </w:del>
      <w:r>
        <w:rPr>
          <w:sz w:val="24"/>
          <w:szCs w:val="24"/>
        </w:rPr>
        <w:t xml:space="preserve"> che identifica un prodotto, dove a ciascuna barra del codice corrisponde una base nucleotidica, essendo queste 4 (A,T,C,G), le loro innumerevoli combinazioni e quindi sequenze di ripetizioni determinano la diversità tra le specie </w:t>
      </w:r>
      <w:r>
        <w:rPr>
          <w:sz w:val="24"/>
          <w:szCs w:val="24"/>
          <w:highlight w:val="yellow"/>
        </w:rPr>
        <w:t xml:space="preserve">(fig 2 DNA barcode). </w:t>
      </w:r>
    </w:p>
    <w:p>
      <w:pPr>
        <w:pStyle w:val="Normal"/>
        <w:pBdr/>
        <w:shd w:val="clear" w:fill="FFFFFF"/>
        <w:spacing w:lineRule="auto" w:line="276" w:before="0" w:after="0"/>
        <w:jc w:val="both"/>
        <w:rPr/>
      </w:pPr>
      <w:r>
        <w:rPr/>
      </w:r>
    </w:p>
    <w:p>
      <w:pPr>
        <w:pStyle w:val="Normal"/>
        <w:pBdr/>
        <w:shd w:val="clear" w:fill="FFFFFF"/>
        <w:spacing w:lineRule="auto" w:line="276" w:before="0" w:after="0"/>
        <w:jc w:val="both"/>
        <w:rPr>
          <w:b/>
          <w:b/>
        </w:rPr>
      </w:pPr>
      <w:r>
        <w:rPr/>
        <mc:AlternateContent>
          <mc:Choice Requires="wps">
            <w:drawing>
              <wp:inline distT="0" distB="0" distL="0" distR="0">
                <wp:extent cx="6120765" cy="19685"/>
                <wp:effectExtent l="0" t="0" r="0" b="0"/>
                <wp:docPr id="1" name=""/>
                <a:graphic xmlns:a="http://schemas.openxmlformats.org/drawingml/2006/main">
                  <a:graphicData uri="http://schemas.microsoft.com/office/word/2010/wordprocessingShape">
                    <wps:wsp>
                      <wps:cNvSpPr/>
                      <wps:nvSpPr>
                        <wps:cNvPr id="0" name="Rectangle 1"/>
                        <wps:cNvSpPr/>
                      </wps:nvSpPr>
                      <wps:spPr>
                        <a:xfrm>
                          <a:off x="0" y="0"/>
                          <a:ext cx="612000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481.85pt;height:1.45pt;mso-position-horizontal:center;mso-position-vertical:top">
                <w10:wrap type="none"/>
                <v:fill o:detectmouseclick="t" type="solid" color2="#5f5f5f"/>
                <v:stroke color="#3465a4" joinstyle="round" endcap="flat"/>
              </v:rect>
            </w:pict>
          </mc:Fallback>
        </mc:AlternateContent>
      </w:r>
    </w:p>
    <w:p>
      <w:pPr>
        <w:pStyle w:val="Normal"/>
        <w:pBdr/>
        <w:shd w:val="clear" w:fill="FFFFFF"/>
        <w:spacing w:lineRule="auto" w:line="276" w:before="0" w:after="0"/>
        <w:jc w:val="both"/>
        <w:rPr/>
      </w:pPr>
      <w:r>
        <w:rPr>
          <w:b/>
        </w:rPr>
        <w:t>DNA barcode</w:t>
      </w:r>
      <w:r>
        <w:rPr/>
        <w:t xml:space="preserve"> </w:t>
      </w:r>
      <w:del w:id="51" w:author="Nelson Nazzicari" w:date="2020-11-25T16:37:12Z">
        <w:r>
          <w:rPr/>
          <w:delText>Tale</w:delText>
        </w:r>
      </w:del>
      <w:ins w:id="52" w:author="Nelson Nazzicari" w:date="2020-11-25T16:37:12Z">
        <w:r>
          <w:rPr/>
          <w:t>Questo</w:t>
        </w:r>
      </w:ins>
      <w:r>
        <w:rPr/>
        <w:t xml:space="preserve"> approccio di indagine molecolare è stato proposto</w:t>
      </w:r>
      <w:del w:id="53" w:author="Nelson Nazzicari" w:date="2020-11-25T16:37:36Z">
        <w:r>
          <w:rPr/>
          <w:delText>, per la prima volta, all’attenzione della comunità scientifica</w:delText>
        </w:r>
      </w:del>
      <w:r>
        <w:rPr/>
        <w:t xml:space="preserve"> nel 2003</w:t>
      </w:r>
      <w:del w:id="54" w:author="Nelson Nazzicari" w:date="2020-11-25T16:37:42Z">
        <w:r>
          <w:rPr/>
          <w:delText>,</w:delText>
        </w:r>
      </w:del>
      <w:r>
        <w:rPr/>
        <w:t xml:space="preserve"> dal genetista di popolazione Paul Hebert dell’</w:t>
      </w:r>
      <w:del w:id="55" w:author="Nelson Nazzicari" w:date="2020-11-25T16:39:21Z">
        <w:r>
          <w:rPr/>
          <w:delText xml:space="preserve"> </w:delText>
        </w:r>
      </w:del>
      <w:r>
        <w:rPr/>
        <w:t xml:space="preserve">Università di Guelph in Canada.  Hebert utilizzò la sequenza del gene mitocondriale codificante per il citocromo c ossidasi 1 </w:t>
      </w:r>
      <w:r>
        <w:rPr>
          <w:b/>
        </w:rPr>
        <w:t>(CO1)</w:t>
      </w:r>
      <w:r>
        <w:rPr/>
        <w:t xml:space="preserve"> per l'identificazione di identità biologiche. Nel corso del tempo il gene </w:t>
      </w:r>
      <w:del w:id="56" w:author="Nelson Nazzicari" w:date="2020-11-25T16:39:36Z">
        <w:r>
          <w:rPr/>
          <w:delText>(</w:delText>
        </w:r>
      </w:del>
      <w:r>
        <w:rPr/>
        <w:t>CO1</w:t>
      </w:r>
      <w:del w:id="57" w:author="Nelson Nazzicari" w:date="2020-11-25T16:39:37Z">
        <w:r>
          <w:rPr/>
          <w:delText>)</w:delText>
        </w:r>
      </w:del>
      <w:r>
        <w:rPr/>
        <w:t xml:space="preserve"> è stato usato con successo per lo studio della biodiversità nel regno animale, dimostrando </w:t>
      </w:r>
      <w:del w:id="58" w:author="Nelson Nazzicari" w:date="2020-11-25T16:39:50Z">
        <w:r>
          <w:rPr/>
          <w:delText>l</w:delText>
        </w:r>
      </w:del>
      <w:ins w:id="59" w:author="Nelson Nazzicari" w:date="2020-11-25T16:39:50Z">
        <w:r>
          <w:rPr/>
          <w:t>un</w:t>
        </w:r>
      </w:ins>
      <w:del w:id="60" w:author="Nelson Nazzicari" w:date="2020-11-25T16:39:50Z">
        <w:r>
          <w:rPr/>
          <w:delText>’</w:delText>
        </w:r>
      </w:del>
      <w:r>
        <w:rPr/>
        <w:t xml:space="preserve">altissima variabilità interspecie e una bassissima variabilità intraspecie ; </w:t>
      </w:r>
      <w:commentRangeStart w:id="1"/>
      <w:r>
        <w:rPr>
          <w:shd w:fill="FFF2CC" w:val="clear"/>
        </w:rPr>
        <w:t>vengono gettate le basi per il progetto Barcoding Life</w:t>
      </w:r>
      <w:r>
        <w:rPr/>
        <w:t>.</w:t>
      </w:r>
      <w:ins w:id="61" w:author="Nelson Nazzicari" w:date="2020-11-25T16:39:57Z">
        <w:commentRangeEnd w:id="1"/>
        <w:r>
          <w:commentReference w:id="1"/>
        </w:r>
        <w:r>
          <w:rPr/>
        </w:r>
      </w:ins>
    </w:p>
    <w:p>
      <w:pPr>
        <w:pStyle w:val="Normal"/>
        <w:pBdr/>
        <w:shd w:val="clear" w:fill="FFFFFF"/>
        <w:spacing w:lineRule="auto" w:line="276" w:before="0" w:after="0"/>
        <w:jc w:val="both"/>
        <w:rPr>
          <w:sz w:val="24"/>
          <w:szCs w:val="24"/>
          <w:highlight w:val="yellow"/>
        </w:rPr>
      </w:pPr>
      <w:r>
        <w:rPr/>
        <w:t>Nei vegetali Il genoma mitocondriale è diverso, per motivi evolutivi, da quello animale e questo lo rende non adatto come barcode</w:t>
      </w:r>
      <w:del w:id="62" w:author="Nelson Nazzicari" w:date="2020-11-25T16:38:53Z">
        <w:r>
          <w:rPr/>
          <w:delText>, quindi p</w:delText>
        </w:r>
      </w:del>
      <w:ins w:id="63" w:author="Nelson Nazzicari" w:date="2020-11-25T16:38:53Z">
        <w:r>
          <w:rPr/>
          <w:t xml:space="preserve">. </w:t>
        </w:r>
      </w:ins>
      <w:ins w:id="64" w:author="Nelson Nazzicari" w:date="2020-11-25T16:38:53Z">
        <w:r>
          <w:rPr/>
          <w:t>P</w:t>
        </w:r>
      </w:ins>
      <w:r>
        <w:rPr/>
        <w:t xml:space="preserve">er le specie vegetali si sono </w:t>
      </w:r>
      <w:ins w:id="65" w:author="Nelson Nazzicari" w:date="2020-11-25T16:38:59Z">
        <w:r>
          <w:rPr/>
          <w:t>qui</w:t>
        </w:r>
      </w:ins>
      <w:ins w:id="66" w:author="Nelson Nazzicari" w:date="2020-11-25T16:39:00Z">
        <w:r>
          <w:rPr/>
          <w:t xml:space="preserve">ndi </w:t>
        </w:r>
      </w:ins>
      <w:r>
        <w:rPr/>
        <w:t>dovuti identificare altri marcatori</w:t>
      </w:r>
      <w:ins w:id="67" w:author="Nelson Nazzicari" w:date="2020-11-25T16:39:08Z">
        <w:r>
          <w:rPr/>
          <w:t>,</w:t>
        </w:r>
      </w:ins>
      <w:r>
        <w:rPr/>
        <w:t xml:space="preserve"> identificandoli nel genoma del cloroplasto: il </w:t>
      </w:r>
      <w:r>
        <w:rPr>
          <w:u w:val="single"/>
        </w:rPr>
        <w:t>gene matK</w:t>
      </w:r>
      <w:r>
        <w:rPr/>
        <w:t xml:space="preserve"> e  il </w:t>
      </w:r>
      <w:r>
        <w:rPr>
          <w:u w:val="single"/>
        </w:rPr>
        <w:t>gene rbcL</w:t>
      </w:r>
      <w:r>
        <w:rPr/>
        <w:t xml:space="preserve">. </w:t>
      </w:r>
      <w:r>
        <w:rPr>
          <w:sz w:val="24"/>
          <w:szCs w:val="24"/>
        </w:rPr>
        <w:t>(figura  A )</w:t>
      </w:r>
    </w:p>
    <w:p>
      <w:pPr>
        <w:pStyle w:val="Normal"/>
        <w:pBdr/>
        <w:shd w:val="clear" w:fill="FFFFFF"/>
        <w:spacing w:lineRule="auto" w:line="276" w:before="0" w:after="0"/>
        <w:jc w:val="both"/>
        <w:rPr>
          <w:sz w:val="24"/>
          <w:szCs w:val="24"/>
        </w:rPr>
      </w:pPr>
      <w:r>
        <w:rPr/>
        <mc:AlternateContent>
          <mc:Choice Requires="wps">
            <w:drawing>
              <wp:inline distT="0" distB="0" distL="0" distR="0">
                <wp:extent cx="6120765" cy="19685"/>
                <wp:effectExtent l="0" t="0" r="0" b="0"/>
                <wp:docPr id="2" name=""/>
                <a:graphic xmlns:a="http://schemas.openxmlformats.org/drawingml/2006/main">
                  <a:graphicData uri="http://schemas.microsoft.com/office/word/2010/wordprocessingShape">
                    <wps:wsp>
                      <wps:cNvSpPr/>
                      <wps:nvSpPr>
                        <wps:cNvPr id="1" name="Rectangle 1"/>
                        <wps:cNvSpPr/>
                      </wps:nvSpPr>
                      <wps:spPr>
                        <a:xfrm>
                          <a:off x="0" y="0"/>
                          <a:ext cx="612000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481.85pt;height:1.45pt;mso-position-horizontal:center;mso-position-vertical:top">
                <w10:wrap type="none"/>
                <v:fill o:detectmouseclick="t" type="solid" color2="#5f5f5f"/>
                <v:stroke color="#3465a4" joinstyle="round" endcap="flat"/>
              </v:rect>
            </w:pict>
          </mc:Fallback>
        </mc:AlternateContent>
      </w:r>
    </w:p>
    <w:p>
      <w:pPr>
        <w:pStyle w:val="Normal"/>
        <w:pBdr/>
        <w:shd w:val="clear" w:fill="FFFFFF"/>
        <w:spacing w:lineRule="auto" w:line="276" w:before="0" w:after="0"/>
        <w:jc w:val="both"/>
        <w:rPr>
          <w:sz w:val="24"/>
          <w:szCs w:val="24"/>
        </w:rPr>
      </w:pPr>
      <w:r>
        <w:rPr>
          <w:sz w:val="24"/>
          <w:szCs w:val="24"/>
        </w:rPr>
        <w:t>La tecnica del DNA barcode in quanto tale non è però sufficiente per rispondere alla necessità di mappare più specie contestualmente presenti all’interno di uno stesso campione in quanto è in grado di</w:t>
      </w:r>
      <w:r>
        <w:rPr/>
        <w:t xml:space="preserve"> </w:t>
      </w:r>
      <w:r>
        <w:rPr>
          <w:sz w:val="24"/>
          <w:szCs w:val="24"/>
        </w:rPr>
        <w:t>identificare una sola specie alla volt</w:t>
      </w:r>
      <w:r>
        <w:rPr/>
        <w:t xml:space="preserve">a. </w:t>
      </w:r>
      <w:r>
        <w:rPr>
          <w:sz w:val="24"/>
          <w:szCs w:val="24"/>
        </w:rPr>
        <w:t>Per un’indagine più profonda è invece necessario avvalersi di un sistema in grado di fare un’identificazione multispecie utilizzando tutto il DNA, anche frammentato, presente in matrici complesse: il DNA metabarcoding.</w:t>
      </w:r>
    </w:p>
    <w:p>
      <w:pPr>
        <w:pStyle w:val="Normal"/>
        <w:pBdr/>
        <w:shd w:val="clear" w:fill="FFFFFF"/>
        <w:spacing w:lineRule="auto" w:line="276" w:before="0" w:after="0"/>
        <w:jc w:val="both"/>
        <w:rPr>
          <w:sz w:val="24"/>
          <w:szCs w:val="24"/>
        </w:rPr>
      </w:pPr>
      <w:r>
        <w:rPr>
          <w:sz w:val="24"/>
          <w:szCs w:val="24"/>
        </w:rPr>
      </w:r>
    </w:p>
    <w:p>
      <w:pPr>
        <w:pStyle w:val="Normal"/>
        <w:pBdr/>
        <w:shd w:val="clear" w:fill="FFFFFF"/>
        <w:spacing w:lineRule="auto" w:line="276" w:before="0" w:after="0"/>
        <w:jc w:val="both"/>
        <w:rPr>
          <w:sz w:val="24"/>
          <w:szCs w:val="24"/>
        </w:rPr>
      </w:pPr>
      <w:r>
        <w:rPr/>
        <mc:AlternateContent>
          <mc:Choice Requires="wps">
            <w:drawing>
              <wp:inline distT="0" distB="0" distL="0" distR="0">
                <wp:extent cx="6120765" cy="19685"/>
                <wp:effectExtent l="0" t="0" r="0" b="0"/>
                <wp:docPr id="3" name=""/>
                <a:graphic xmlns:a="http://schemas.openxmlformats.org/drawingml/2006/main">
                  <a:graphicData uri="http://schemas.microsoft.com/office/word/2010/wordprocessingShape">
                    <wps:wsp>
                      <wps:cNvSpPr/>
                      <wps:nvSpPr>
                        <wps:cNvPr id="2" name="Rectangle 1"/>
                        <wps:cNvSpPr/>
                      </wps:nvSpPr>
                      <wps:spPr>
                        <a:xfrm>
                          <a:off x="0" y="0"/>
                          <a:ext cx="612000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481.85pt;height:1.45pt;mso-position-horizontal:center;mso-position-vertical:top">
                <w10:wrap type="none"/>
                <v:fill o:detectmouseclick="t" type="solid" color2="#5f5f5f"/>
                <v:stroke color="#3465a4" joinstyle="round" endcap="flat"/>
              </v:rect>
            </w:pict>
          </mc:Fallback>
        </mc:AlternateContent>
      </w:r>
    </w:p>
    <w:p>
      <w:pPr>
        <w:pStyle w:val="Normal"/>
        <w:shd w:val="clear" w:fill="FFFFFF"/>
        <w:spacing w:lineRule="auto" w:line="276" w:before="0" w:after="0"/>
        <w:jc w:val="both"/>
        <w:rPr/>
      </w:pPr>
      <w:r>
        <w:rPr>
          <w:b/>
        </w:rPr>
        <w:t>DNA metabarcoding</w:t>
      </w:r>
      <w:r>
        <w:rPr/>
        <w:t xml:space="preserve"> Il metabarcoding è un metodo di valutazione della biodiversità che associa</w:t>
      </w:r>
      <w:r>
        <w:rPr>
          <w:sz w:val="20"/>
          <w:szCs w:val="20"/>
        </w:rPr>
        <w:t xml:space="preserve"> </w:t>
      </w:r>
      <w:r>
        <w:rPr/>
        <w:t>le recenti tecniche di sequenziamento massivo e profondo  (next generation</w:t>
      </w:r>
      <w:ins w:id="68" w:author="Nelson Nazzicari" w:date="2020-11-25T16:40:55Z">
        <w:r>
          <w:rPr/>
          <w:t xml:space="preserve"> </w:t>
        </w:r>
      </w:ins>
      <w:ins w:id="69" w:author="Nelson Nazzicari" w:date="2020-11-25T16:40:55Z">
        <w:r>
          <w:rPr/>
          <w:t>sequencing</w:t>
        </w:r>
      </w:ins>
      <w:r>
        <w:rPr/>
        <w:t>), con la</w:t>
      </w:r>
      <w:r>
        <w:rPr>
          <w:sz w:val="20"/>
          <w:szCs w:val="20"/>
        </w:rPr>
        <w:t xml:space="preserve"> </w:t>
      </w:r>
      <w:r>
        <w:rPr/>
        <w:t>tassonomia basata sul DNA (DNA barcode). I principali vantaggi della metagenomica sono dati dall’ identificazione di migliaia di specie in una singola analisi e dalla  possibilità di risalire all’abbondanza relativa delle diverse popolazioni</w:t>
      </w:r>
      <w:ins w:id="70" w:author="Nelson Nazzicari" w:date="2020-11-25T16:41:12Z">
        <w:r>
          <w:rPr/>
          <w:t>,</w:t>
        </w:r>
      </w:ins>
      <w:r>
        <w:rPr/>
        <w:t xml:space="preserve"> che possono quindi definire differenti areali.</w:t>
      </w:r>
    </w:p>
    <w:p>
      <w:pPr>
        <w:pStyle w:val="Normal"/>
        <w:pBdr/>
        <w:spacing w:lineRule="auto" w:line="276"/>
        <w:jc w:val="both"/>
        <w:rPr>
          <w:sz w:val="24"/>
          <w:szCs w:val="24"/>
        </w:rPr>
      </w:pPr>
      <w:r>
        <w:rPr/>
        <mc:AlternateContent>
          <mc:Choice Requires="wps">
            <w:drawing>
              <wp:inline distT="0" distB="0" distL="0" distR="0">
                <wp:extent cx="6120765" cy="19685"/>
                <wp:effectExtent l="0" t="0" r="0" b="0"/>
                <wp:docPr id="4" name=""/>
                <a:graphic xmlns:a="http://schemas.openxmlformats.org/drawingml/2006/main">
                  <a:graphicData uri="http://schemas.microsoft.com/office/word/2010/wordprocessingShape">
                    <wps:wsp>
                      <wps:cNvSpPr/>
                      <wps:nvSpPr>
                        <wps:cNvPr id="3" name="Rectangle 1"/>
                        <wps:cNvSpPr/>
                      </wps:nvSpPr>
                      <wps:spPr>
                        <a:xfrm>
                          <a:off x="0" y="0"/>
                          <a:ext cx="6120000" cy="1908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1.55pt;width:481.85pt;height:1.45pt;mso-position-horizontal:center;mso-position-vertical:top">
                <w10:wrap type="none"/>
                <v:fill o:detectmouseclick="t" type="solid" color2="#5f5f5f"/>
                <v:stroke color="#3465a4" joinstyle="round" endcap="flat"/>
              </v:rect>
            </w:pict>
          </mc:Fallback>
        </mc:AlternateContent>
      </w:r>
    </w:p>
    <w:p>
      <w:pPr>
        <w:pStyle w:val="Normal"/>
        <w:pBdr/>
        <w:spacing w:lineRule="auto" w:line="276"/>
        <w:jc w:val="both"/>
        <w:rPr>
          <w:sz w:val="24"/>
          <w:szCs w:val="24"/>
        </w:rPr>
      </w:pPr>
      <w:r>
        <w:rPr>
          <w:sz w:val="24"/>
          <w:szCs w:val="24"/>
        </w:rPr>
      </w:r>
    </w:p>
    <w:p>
      <w:pPr>
        <w:pStyle w:val="Normal"/>
        <w:pBdr/>
        <w:spacing w:lineRule="auto" w:line="276"/>
        <w:jc w:val="both"/>
        <w:rPr>
          <w:sz w:val="24"/>
          <w:szCs w:val="24"/>
        </w:rPr>
      </w:pPr>
      <w:ins w:id="71" w:author="Nelson Nazzicari" w:date="2020-11-25T16:41:20Z">
        <w:r>
          <w:rPr>
            <w:sz w:val="24"/>
            <w:szCs w:val="24"/>
          </w:rPr>
          <w:t>In questo studio l</w:t>
        </w:r>
      </w:ins>
      <w:del w:id="72" w:author="Nelson Nazzicari" w:date="2020-11-25T16:41:24Z">
        <w:r>
          <w:rPr>
            <w:sz w:val="24"/>
            <w:szCs w:val="24"/>
          </w:rPr>
          <w:delText>L</w:delText>
        </w:r>
      </w:del>
      <w:r>
        <w:rPr>
          <w:sz w:val="24"/>
          <w:szCs w:val="24"/>
        </w:rPr>
        <w:t xml:space="preserve">a matrice complessa indagata è il latte, </w:t>
      </w:r>
      <w:del w:id="73" w:author="Nelson Nazzicari" w:date="2020-11-25T16:41:29Z">
        <w:r>
          <w:rPr>
            <w:sz w:val="24"/>
            <w:szCs w:val="24"/>
          </w:rPr>
          <w:delText xml:space="preserve"> </w:delText>
        </w:r>
      </w:del>
      <w:r>
        <w:rPr>
          <w:sz w:val="24"/>
          <w:szCs w:val="24"/>
        </w:rPr>
        <w:t>nel quale oltre al DNA bovino, derivato dalle cellule somatiche, residuano in proporzioni non definibili anche il DNA appartenente alle specie vegetali presenti nell’alimento degli animali, che è quello che si vuole caratterizzare, ma probabilmente anche del DNA  di diversa natura e  di origine sconosciuta.</w:t>
      </w:r>
    </w:p>
    <w:p>
      <w:pPr>
        <w:pStyle w:val="Normal"/>
        <w:spacing w:lineRule="auto" w:line="276" w:before="0" w:after="0"/>
        <w:jc w:val="both"/>
        <w:rPr>
          <w:sz w:val="24"/>
          <w:szCs w:val="24"/>
        </w:rPr>
      </w:pPr>
      <w:r>
        <w:rPr>
          <w:sz w:val="24"/>
          <w:szCs w:val="24"/>
        </w:rPr>
        <w:t>Al fine di avere una prima mappatura dell'areale  del latte del Grana Padano e valutare se le specie vegetali  identificate siano sufficientemente rappresentative e discriminatorie tra areali geografici diversi (</w:t>
      </w:r>
      <w:del w:id="74" w:author="Nelson Nazzicari" w:date="2020-11-25T16:41:59Z">
        <w:r>
          <w:rPr>
            <w:sz w:val="24"/>
            <w:szCs w:val="24"/>
          </w:rPr>
          <w:delText xml:space="preserve"> </w:delText>
        </w:r>
      </w:del>
      <w:r>
        <w:rPr>
          <w:sz w:val="24"/>
          <w:szCs w:val="24"/>
        </w:rPr>
        <w:t>ad esempio grana e non grana) nell’ambito del progetto sono stati campionati tutti i caseifici  dell’areale.</w:t>
      </w:r>
    </w:p>
    <w:p>
      <w:pPr>
        <w:pStyle w:val="Normal"/>
        <w:spacing w:lineRule="auto" w:line="276" w:before="0" w:after="0"/>
        <w:jc w:val="both"/>
        <w:rPr>
          <w:sz w:val="24"/>
          <w:szCs w:val="24"/>
        </w:rPr>
      </w:pPr>
      <w:r>
        <w:rPr>
          <w:sz w:val="24"/>
          <w:szCs w:val="24"/>
        </w:rPr>
        <w:t>La raccolta dei campioni di latte da parte dei tecnici del Consorzio Grana Padano ha riguardato 136 caseifici della zona di produzione del Grana Padano DOP. Tale attività è iniziata ad ottobre 2017 ed è terminata nel mese di ottobre 2018 con una media mensile di 130 campioni. Tutti i campioni pervenuti in Istituto sono stati codificati e memorizzati in un apposito database per la gestione della biobanca.</w:t>
      </w:r>
      <w:r>
        <w:rPr>
          <w:sz w:val="24"/>
          <w:szCs w:val="24"/>
          <w:highlight w:val="yellow"/>
          <w:rPrChange w:id="0" w:author="Nelson Nazzicari" w:date="2020-11-25T16:42:25Z"/>
        </w:rPr>
        <w:t>( fotografia campioni latte in lab)</w:t>
      </w:r>
    </w:p>
    <w:p>
      <w:pPr>
        <w:pStyle w:val="Normal"/>
        <w:spacing w:lineRule="auto" w:line="276" w:before="0" w:after="0"/>
        <w:jc w:val="both"/>
        <w:rPr>
          <w:sz w:val="24"/>
          <w:szCs w:val="24"/>
        </w:rPr>
      </w:pPr>
      <w:r>
        <w:rPr>
          <w:sz w:val="24"/>
          <w:szCs w:val="24"/>
        </w:rPr>
        <w:t xml:space="preserve">La </w:t>
      </w:r>
      <w:del w:id="76" w:author="Nelson Nazzicari" w:date="2020-11-25T16:42:32Z">
        <w:r>
          <w:rPr>
            <w:sz w:val="24"/>
            <w:szCs w:val="24"/>
          </w:rPr>
          <w:delText>t</w:delText>
        </w:r>
      </w:del>
      <w:ins w:id="77" w:author="Nelson Nazzicari" w:date="2020-11-25T16:42:32Z">
        <w:r>
          <w:rPr>
            <w:sz w:val="24"/>
            <w:szCs w:val="24"/>
          </w:rPr>
          <w:t>T</w:t>
        </w:r>
      </w:ins>
      <w:r>
        <w:rPr>
          <w:sz w:val="24"/>
          <w:szCs w:val="24"/>
        </w:rPr>
        <w:t>abella 1 riporta tutti i campioni raccolti e che sono andati a costituire la biobanca, allestita presso l’ Istituto Spallanzani.</w:t>
      </w:r>
    </w:p>
    <w:p>
      <w:pPr>
        <w:pStyle w:val="Normal"/>
        <w:spacing w:lineRule="auto" w:line="276" w:before="0" w:after="0"/>
        <w:rPr>
          <w:highlight w:val="yellow"/>
        </w:rPr>
      </w:pPr>
      <w:r>
        <w:rPr>
          <w:shd w:fill="FFF2CC" w:val="clear"/>
        </w:rPr>
      </w:r>
    </w:p>
    <w:p>
      <w:pPr>
        <w:pStyle w:val="Normal"/>
        <w:spacing w:lineRule="auto" w:line="276" w:before="0" w:after="0"/>
        <w:jc w:val="both"/>
        <w:rPr>
          <w:sz w:val="24"/>
          <w:szCs w:val="24"/>
        </w:rPr>
      </w:pPr>
      <w:r>
        <w:rPr>
          <w:sz w:val="24"/>
          <w:szCs w:val="24"/>
        </w:rPr>
        <w:t>Per l’analisi in metabarcoding sono stati scelti dei campioni che fossero il più possibile rappresentativi di tutto l’areale di produzione: i campioni identificati provengono da 13 caseifici (10% dei totali) distribuiti nelle 5</w:t>
      </w:r>
      <w:r>
        <w:rPr>
          <w:sz w:val="24"/>
          <w:szCs w:val="24"/>
        </w:rPr>
        <w:t xml:space="preserve"> Regioni</w:t>
      </w:r>
      <w:del w:id="78" w:author="Nelson Nazzicari" w:date="2020-11-25T16:43:01Z">
        <w:r>
          <w:rPr>
            <w:sz w:val="24"/>
            <w:szCs w:val="24"/>
          </w:rPr>
          <w:delText>,</w:delText>
        </w:r>
      </w:del>
      <w:r>
        <w:rPr>
          <w:sz w:val="24"/>
          <w:szCs w:val="24"/>
        </w:rPr>
        <w:t xml:space="preserve"> </w:t>
      </w:r>
      <w:ins w:id="79" w:author="Nelson Nazzicari" w:date="2020-11-25T16:42:53Z">
        <w:r>
          <w:rPr>
            <w:sz w:val="24"/>
            <w:szCs w:val="24"/>
          </w:rPr>
          <w:t>(</w:t>
        </w:r>
      </w:ins>
      <w:r>
        <w:rPr>
          <w:sz w:val="24"/>
          <w:szCs w:val="24"/>
        </w:rPr>
        <w:t>Piemonte, Lombardia, Emilia Romagna, Trentino e Veneto</w:t>
      </w:r>
      <w:ins w:id="80" w:author="Nelson Nazzicari" w:date="2020-11-25T16:42:57Z">
        <w:r>
          <w:rPr>
            <w:sz w:val="24"/>
            <w:szCs w:val="24"/>
          </w:rPr>
          <w:t>)</w:t>
        </w:r>
      </w:ins>
      <w:r>
        <w:rPr>
          <w:sz w:val="24"/>
          <w:szCs w:val="24"/>
        </w:rPr>
        <w:t xml:space="preserve"> e nelle diverse Province (Cuneo, Brescia, Piacenza, Trento, Verona e Vicenza). </w:t>
      </w:r>
      <w:r>
        <w:rPr>
          <w:sz w:val="24"/>
          <w:szCs w:val="24"/>
          <w:highlight w:val="yellow"/>
          <w:rPrChange w:id="0" w:author="Nelson Nazzicari" w:date="2020-11-25T16:43:06Z"/>
        </w:rPr>
        <w:t>(immagine dia)</w:t>
      </w:r>
    </w:p>
    <w:p>
      <w:pPr>
        <w:pStyle w:val="Normal"/>
        <w:tabs>
          <w:tab w:val="clear" w:pos="720"/>
          <w:tab w:val="left" w:pos="0" w:leader="none"/>
        </w:tabs>
        <w:spacing w:lineRule="auto" w:line="276" w:before="0" w:after="0"/>
        <w:jc w:val="both"/>
        <w:rPr>
          <w:sz w:val="24"/>
          <w:szCs w:val="24"/>
        </w:rPr>
      </w:pPr>
      <w:r>
        <w:rPr>
          <w:sz w:val="24"/>
          <w:szCs w:val="24"/>
        </w:rPr>
        <w:t>Per ciascuno dei caseifici individuati sono stati testati 3 campioni sulla base della stagionalità per un totale di 39. Oltre ai campioni del Grana Padano, sono stati aggiunti dei campioni controllo per il latte che provenissero da zone completamente esterne all’</w:t>
      </w:r>
      <w:del w:id="82" w:author="Nelson Nazzicari" w:date="2020-11-25T16:46:27Z">
        <w:r>
          <w:rPr>
            <w:sz w:val="24"/>
            <w:szCs w:val="24"/>
          </w:rPr>
          <w:delText xml:space="preserve"> </w:delText>
        </w:r>
      </w:del>
      <w:r>
        <w:rPr>
          <w:sz w:val="24"/>
          <w:szCs w:val="24"/>
        </w:rPr>
        <w:t>areale (Napoli, Sicilia, Puglia e latte di montagna) e campioni di controllo di cui fosse nota la componente vegetale (Soia e due mangimi ammessi dal Disciplinare).</w:t>
      </w:r>
    </w:p>
    <w:p>
      <w:pPr>
        <w:pStyle w:val="Normal"/>
        <w:spacing w:lineRule="auto" w:line="276" w:before="0" w:after="0"/>
        <w:jc w:val="both"/>
        <w:rPr>
          <w:sz w:val="24"/>
          <w:szCs w:val="24"/>
        </w:rPr>
      </w:pPr>
      <w:r>
        <w:rPr>
          <w:sz w:val="24"/>
          <w:szCs w:val="24"/>
        </w:rPr>
        <w:t>Nel primo periodo di attività l’attenzione è stata tutta incentrata sulla messa a punto di un metodo estrattivo che meglio rispondesse alle esigenze di indagine successive, quindi attraverso un’ampia ricerca bibliografica e diverse prove di laboratorio la scelta è ricaduta su una metodologia</w:t>
      </w:r>
      <w:del w:id="83" w:author="Nelson Nazzicari" w:date="2020-11-25T16:47:01Z">
        <w:r>
          <w:rPr>
            <w:sz w:val="24"/>
            <w:szCs w:val="24"/>
          </w:rPr>
          <w:delText xml:space="preserve"> abbastanza classica</w:delText>
        </w:r>
      </w:del>
      <w:r>
        <w:rPr>
          <w:sz w:val="24"/>
          <w:szCs w:val="24"/>
        </w:rPr>
        <w:t xml:space="preserve"> di isolamento del DNA  (Ponzoni et al, </w:t>
      </w:r>
      <w:r>
        <w:rPr>
          <w:sz w:val="24"/>
          <w:szCs w:val="24"/>
          <w:highlight w:val="yellow"/>
        </w:rPr>
        <w:t>XXXX</w:t>
      </w:r>
      <w:r>
        <w:rPr>
          <w:sz w:val="24"/>
          <w:szCs w:val="24"/>
        </w:rPr>
        <w:t xml:space="preserve">) con metodi prettamente chimici e senza avvalerci di kit commerciali. La metodica permette l’isolamento di tutto il DNA presente nel latte, indipendentemente dalla sua origine (bovino,  vegetale e </w:t>
      </w:r>
      <w:r>
        <w:rPr>
          <w:sz w:val="24"/>
          <w:szCs w:val="24"/>
          <w:highlight w:val="yellow"/>
        </w:rPr>
        <w:t>ignoto</w:t>
      </w:r>
      <w:r>
        <w:rPr>
          <w:sz w:val="24"/>
          <w:szCs w:val="24"/>
        </w:rPr>
        <w:t>) e dalla sua dimensione.</w:t>
      </w:r>
    </w:p>
    <w:p>
      <w:pPr>
        <w:pStyle w:val="Normal"/>
        <w:shd w:val="clear" w:fill="FFFFFF"/>
        <w:spacing w:lineRule="auto" w:line="276" w:before="0" w:after="0"/>
        <w:jc w:val="both"/>
        <w:rPr>
          <w:sz w:val="24"/>
          <w:szCs w:val="24"/>
        </w:rPr>
      </w:pPr>
      <w:r>
        <w:rPr>
          <w:sz w:val="24"/>
          <w:szCs w:val="24"/>
        </w:rPr>
        <w:t xml:space="preserve">Essendo l’obiettivo di tale studio la caratterizzazione dell’origine geografica del latte attraverso differenze nella componente vegetale, la porzione di DNA specifica (target) indagata tramite Metabarcoding è il gene </w:t>
      </w:r>
      <w:r>
        <w:rPr>
          <w:i/>
          <w:sz w:val="24"/>
          <w:szCs w:val="24"/>
        </w:rPr>
        <w:t>rbcL</w:t>
      </w:r>
      <w:r>
        <w:rPr>
          <w:sz w:val="24"/>
          <w:szCs w:val="24"/>
        </w:rPr>
        <w:t xml:space="preserve"> del cloroplasto, che codifica per la subunità grande dell’enzima ribulosio-1,5- difosfato carbossilasi/ossigenasi (RuBisCO), </w:t>
      </w:r>
      <w:del w:id="84" w:author="Nelson Nazzicari" w:date="2020-11-25T16:47:35Z">
        <w:r>
          <w:rPr>
            <w:sz w:val="24"/>
            <w:szCs w:val="24"/>
          </w:rPr>
          <w:delText xml:space="preserve"> </w:delText>
        </w:r>
      </w:del>
      <w:r>
        <w:rPr>
          <w:sz w:val="24"/>
          <w:szCs w:val="24"/>
        </w:rPr>
        <w:t xml:space="preserve">il più importante accettore di carbonio in tutti gli eucarioti fotosintetici. </w:t>
      </w:r>
      <w:r>
        <w:rPr>
          <w:sz w:val="24"/>
          <w:szCs w:val="24"/>
          <w:highlight w:val="yellow"/>
        </w:rPr>
        <w:t>(fig 3).</w:t>
      </w:r>
    </w:p>
    <w:p>
      <w:pPr>
        <w:pStyle w:val="Normal"/>
        <w:spacing w:lineRule="auto" w:line="276" w:before="0" w:after="0"/>
        <w:jc w:val="both"/>
        <w:rPr>
          <w:sz w:val="24"/>
          <w:szCs w:val="24"/>
        </w:rPr>
      </w:pPr>
      <w:ins w:id="85" w:author="Nelson Nazzicari" w:date="2020-11-25T16:48:22Z">
        <w:r>
          <w:rPr>
            <w:sz w:val="24"/>
            <w:szCs w:val="24"/>
          </w:rPr>
          <w:commentReference w:id="2"/>
        </w:r>
      </w:ins>
      <w:r>
        <w:rPr>
          <w:sz w:val="24"/>
          <w:szCs w:val="24"/>
        </w:rPr>
        <w:t xml:space="preserve">La scelta dell’utilizzo di tale marcatore è </w:t>
      </w:r>
      <w:del w:id="86" w:author="Nelson Nazzicari" w:date="2020-11-25T16:47:50Z">
        <w:r>
          <w:rPr>
            <w:sz w:val="24"/>
            <w:szCs w:val="24"/>
          </w:rPr>
          <w:delText xml:space="preserve">stata </w:delText>
        </w:r>
      </w:del>
      <w:r>
        <w:rPr>
          <w:sz w:val="24"/>
          <w:szCs w:val="24"/>
        </w:rPr>
        <w:t>dettata dal fatto che è un gene altamente conservato all’interno della stessa specie</w:t>
      </w:r>
      <w:del w:id="87" w:author="Nelson Nazzicari" w:date="2020-11-25T16:47:59Z">
        <w:r>
          <w:rPr>
            <w:sz w:val="24"/>
            <w:szCs w:val="24"/>
          </w:rPr>
          <w:delText xml:space="preserve"> </w:delText>
        </w:r>
      </w:del>
      <w:r>
        <w:rPr>
          <w:sz w:val="24"/>
          <w:szCs w:val="24"/>
        </w:rPr>
        <w:t>, ma allo stesso tempo molto polimorfico, quindi molto variabile tra specie diverse</w:t>
      </w:r>
      <w:del w:id="88" w:author="Nelson Nazzicari" w:date="2020-11-25T16:48:10Z">
        <w:r>
          <w:rPr>
            <w:sz w:val="24"/>
            <w:szCs w:val="24"/>
          </w:rPr>
          <w:delText xml:space="preserve"> la sua universalità in ambito vegetale e l’adeguatezza per gli studi filogenetici l'ha reso protagonista di questo studio.</w:delText>
        </w:r>
      </w:del>
    </w:p>
    <w:p>
      <w:pPr>
        <w:pStyle w:val="Normal"/>
        <w:shd w:val="clear" w:fill="FFFFFF"/>
        <w:spacing w:lineRule="auto" w:line="276" w:before="0" w:after="0"/>
        <w:jc w:val="both"/>
        <w:rPr>
          <w:sz w:val="24"/>
          <w:szCs w:val="24"/>
        </w:rPr>
      </w:pPr>
      <w:r>
        <w:rPr>
          <w:sz w:val="24"/>
          <w:szCs w:val="24"/>
        </w:rPr>
        <w:t>Il DNA vegetale che residua nel latte e derivante dalla dieta è fortemente degradato e frammentato a causa del passaggio attraverso il sistema digerente</w:t>
      </w:r>
      <w:del w:id="89" w:author="Nelson Nazzicari" w:date="2020-11-25T16:48:55Z">
        <w:r>
          <w:rPr>
            <w:sz w:val="24"/>
            <w:szCs w:val="24"/>
          </w:rPr>
          <w:delText>,</w:delText>
        </w:r>
      </w:del>
      <w:r>
        <w:rPr>
          <w:sz w:val="24"/>
          <w:szCs w:val="24"/>
        </w:rPr>
        <w:t xml:space="preserve"> </w:t>
      </w:r>
      <w:del w:id="90" w:author="Nelson Nazzicari" w:date="2020-11-25T16:49:06Z">
        <w:r>
          <w:rPr>
            <w:sz w:val="24"/>
            <w:szCs w:val="24"/>
          </w:rPr>
          <w:delText>quindi p</w:delText>
        </w:r>
      </w:del>
      <w:ins w:id="91" w:author="Nelson Nazzicari" w:date="2020-11-25T16:49:06Z">
        <w:r>
          <w:rPr>
            <w:sz w:val="24"/>
            <w:szCs w:val="24"/>
          </w:rPr>
          <w:t>P</w:t>
        </w:r>
      </w:ins>
      <w:r>
        <w:rPr>
          <w:sz w:val="24"/>
          <w:szCs w:val="24"/>
        </w:rPr>
        <w:t xml:space="preserve">er verificare </w:t>
      </w:r>
      <w:ins w:id="92" w:author="Nelson Nazzicari" w:date="2020-11-25T16:48:58Z">
        <w:r>
          <w:rPr>
            <w:sz w:val="24"/>
            <w:szCs w:val="24"/>
          </w:rPr>
          <w:t xml:space="preserve">quindi </w:t>
        </w:r>
      </w:ins>
      <w:r>
        <w:rPr>
          <w:sz w:val="24"/>
          <w:szCs w:val="24"/>
        </w:rPr>
        <w:t>che il DNA totale estratto contenga anche il DNA vegetale</w:t>
      </w:r>
      <w:del w:id="93" w:author="Nelson Nazzicari" w:date="2020-11-25T16:49:14Z">
        <w:r>
          <w:rPr>
            <w:sz w:val="24"/>
            <w:szCs w:val="24"/>
          </w:rPr>
          <w:delText>,</w:delText>
        </w:r>
      </w:del>
      <w:r>
        <w:rPr>
          <w:sz w:val="24"/>
          <w:szCs w:val="24"/>
        </w:rPr>
        <w:t xml:space="preserve"> i campioni sono stati amplificati con  primer specifici per il gene RuBisCo (rbcL) del cloroplasto di Phipps et al. (2003):</w:t>
      </w:r>
      <w:r>
        <w:rPr>
          <w:sz w:val="24"/>
          <w:szCs w:val="24"/>
          <w:highlight w:val="yellow"/>
        </w:rPr>
        <w:t xml:space="preserve"> RUB F2 TTGGCAGCATTCCGAGTAAC e RUB R2 GTGAGGCGGACCTTGGAAAG</w:t>
      </w:r>
      <w:r>
        <w:rPr>
          <w:sz w:val="24"/>
          <w:szCs w:val="24"/>
        </w:rPr>
        <w:t>. Tutti i campioni sono stati amplificati ed il frammento atteso di 351 bp è stato visualizzato mediante corsa elettroforetica</w:t>
      </w:r>
      <w:del w:id="94" w:author="Nelson Nazzicari" w:date="2020-11-25T16:49:36Z">
        <w:r>
          <w:rPr>
            <w:sz w:val="24"/>
            <w:szCs w:val="24"/>
          </w:rPr>
          <w:delText>,</w:delText>
        </w:r>
      </w:del>
      <w:r>
        <w:rPr>
          <w:sz w:val="24"/>
          <w:szCs w:val="24"/>
        </w:rPr>
        <w:t xml:space="preserve"> </w:t>
      </w:r>
      <w:del w:id="95" w:author="Nelson Nazzicari" w:date="2020-11-25T16:49:38Z">
        <w:r>
          <w:rPr>
            <w:sz w:val="24"/>
            <w:szCs w:val="24"/>
          </w:rPr>
          <w:delText>a</w:delText>
        </w:r>
      </w:del>
      <w:ins w:id="96" w:author="Nelson Nazzicari" w:date="2020-11-25T16:49:38Z">
        <w:r>
          <w:rPr>
            <w:sz w:val="24"/>
            <w:szCs w:val="24"/>
          </w:rPr>
          <w:t>A</w:t>
        </w:r>
      </w:ins>
      <w:r>
        <w:rPr>
          <w:sz w:val="24"/>
          <w:szCs w:val="24"/>
        </w:rPr>
        <w:t xml:space="preserve">lcuni </w:t>
      </w:r>
      <w:del w:id="97" w:author="Nelson Nazzicari" w:date="2020-11-25T16:49:48Z">
        <w:r>
          <w:rPr>
            <w:sz w:val="24"/>
            <w:szCs w:val="24"/>
          </w:rPr>
          <w:delText xml:space="preserve">di questi </w:delText>
        </w:r>
      </w:del>
      <w:ins w:id="98" w:author="Nelson Nazzicari" w:date="2020-11-25T16:49:55Z">
        <w:r>
          <w:rPr>
            <w:sz w:val="24"/>
            <w:szCs w:val="24"/>
            <w:highlight w:val="yellow"/>
          </w:rPr>
          <w:t>COSA? FRAMMENTI? CA</w:t>
        </w:r>
      </w:ins>
      <w:ins w:id="99" w:author="Nelson Nazzicari" w:date="2020-11-25T16:50:00Z">
        <w:r>
          <w:rPr>
            <w:sz w:val="24"/>
            <w:szCs w:val="24"/>
            <w:highlight w:val="yellow"/>
          </w:rPr>
          <w:t>MPIONI?</w:t>
        </w:r>
      </w:ins>
      <w:ins w:id="100" w:author="Nelson Nazzicari" w:date="2020-11-25T16:50:00Z">
        <w:r>
          <w:rPr>
            <w:sz w:val="24"/>
            <w:szCs w:val="24"/>
          </w:rPr>
          <w:t xml:space="preserve"> </w:t>
        </w:r>
      </w:ins>
      <w:r>
        <w:rPr>
          <w:sz w:val="24"/>
          <w:szCs w:val="24"/>
        </w:rPr>
        <w:t xml:space="preserve">sono stati anche  sequenziati </w:t>
      </w:r>
      <w:ins w:id="101" w:author="Nelson Nazzicari" w:date="2020-11-25T16:50:04Z">
        <w:r>
          <w:rPr>
            <w:sz w:val="24"/>
            <w:szCs w:val="24"/>
            <w:highlight w:val="yellow"/>
          </w:rPr>
          <w:t>COME? SANGER?</w:t>
        </w:r>
      </w:ins>
      <w:r>
        <w:rPr>
          <w:sz w:val="24"/>
          <w:szCs w:val="24"/>
        </w:rPr>
        <w:t xml:space="preserve">per confermare l’appartenenza del frammento al gene </w:t>
      </w:r>
      <w:del w:id="102" w:author="Nelson Nazzicari" w:date="2020-11-25T16:50:26Z">
        <w:r>
          <w:rPr>
            <w:sz w:val="24"/>
            <w:szCs w:val="24"/>
          </w:rPr>
          <w:delText xml:space="preserve"> </w:delText>
        </w:r>
      </w:del>
      <w:r>
        <w:rPr>
          <w:sz w:val="24"/>
          <w:szCs w:val="24"/>
        </w:rPr>
        <w:t>RuBisCo.</w:t>
      </w:r>
    </w:p>
    <w:p>
      <w:pPr>
        <w:pStyle w:val="Normal"/>
        <w:shd w:val="clear" w:fill="FFFFFF"/>
        <w:spacing w:lineRule="auto" w:line="276" w:before="0" w:after="0"/>
        <w:jc w:val="both"/>
        <w:rPr>
          <w:sz w:val="24"/>
          <w:szCs w:val="24"/>
        </w:rPr>
      </w:pPr>
      <w:r>
        <w:rPr>
          <w:sz w:val="24"/>
          <w:szCs w:val="24"/>
        </w:rPr>
        <w:t xml:space="preserve">Una volta verificata l’amplificazione di questo frammento i campioni sono stati analizzati con un sistema di Next Generation Sequencing (NGS) e Metabarcoding </w:t>
      </w:r>
      <w:r>
        <w:rPr>
          <w:color w:val="000000"/>
          <w:sz w:val="24"/>
          <w:szCs w:val="24"/>
        </w:rPr>
        <w:t xml:space="preserve">che prevedono il </w:t>
      </w:r>
      <w:r>
        <w:rPr>
          <w:sz w:val="24"/>
          <w:szCs w:val="24"/>
        </w:rPr>
        <w:t xml:space="preserve">sequenziamento mirato per porzioni specifiche (target) anche di piccole dimensioni, al fine di ottenere informazioni tassonomiche </w:t>
      </w:r>
      <w:r>
        <w:rPr>
          <w:color w:val="000000"/>
          <w:sz w:val="24"/>
          <w:szCs w:val="24"/>
        </w:rPr>
        <w:t xml:space="preserve">sulle specie rilevate. </w:t>
      </w:r>
      <w:del w:id="103" w:author="Nelson Nazzicari" w:date="2020-11-25T16:50:47Z">
        <w:r>
          <w:rPr>
            <w:color w:val="000000"/>
            <w:sz w:val="24"/>
            <w:szCs w:val="24"/>
          </w:rPr>
          <w:delText xml:space="preserve"> </w:delText>
        </w:r>
      </w:del>
      <w:r>
        <w:rPr>
          <w:sz w:val="24"/>
          <w:szCs w:val="24"/>
        </w:rPr>
        <w:t xml:space="preserve">Tutti i campioni di DNA (39 campioni estratti dal latte e 11 controlli) sono stati quindi processati nei laboratori dell’IGA Tech di Udine, che  si avvale di strategie innovative e di tecnologie di sequenziamento avanzato per tracciare l’origine degli alimenti. Il flusso di lavoro per il metabarcoding del tag rbcl è suddiviso in 4 step: preparazione delle librerie, sequenziamento, analisi dei dati e risultati finali. </w:t>
      </w:r>
    </w:p>
    <w:p>
      <w:pPr>
        <w:pStyle w:val="Normal"/>
        <w:spacing w:lineRule="auto" w:line="276" w:before="0" w:after="0"/>
        <w:jc w:val="both"/>
        <w:rPr>
          <w:sz w:val="24"/>
          <w:szCs w:val="24"/>
        </w:rPr>
      </w:pPr>
      <w:r>
        <w:rPr>
          <w:sz w:val="24"/>
          <w:szCs w:val="24"/>
        </w:rPr>
        <w:t>Le librerie possono essere preparate con</w:t>
      </w:r>
      <w:del w:id="104" w:author="Nelson Nazzicari" w:date="2020-11-25T16:51:12Z">
        <w:r>
          <w:rPr>
            <w:sz w:val="24"/>
            <w:szCs w:val="24"/>
          </w:rPr>
          <w:delText xml:space="preserve"> </w:delText>
        </w:r>
      </w:del>
      <w:del w:id="105" w:author="Nelson Nazzicari" w:date="2020-11-25T16:51:12Z">
        <w:r>
          <w:rPr/>
          <w:delText xml:space="preserve">    </w:delText>
        </w:r>
      </w:del>
      <w:ins w:id="106" w:author="Nelson Nazzicari" w:date="2020-11-25T16:51:12Z">
        <w:r>
          <w:rPr/>
          <w:t xml:space="preserve"> </w:t>
        </w:r>
      </w:ins>
      <w:del w:id="107" w:author="Nelson Nazzicari" w:date="2020-11-25T16:51:12Z">
        <w:r>
          <w:rPr/>
          <w:delText xml:space="preserve"> </w:delText>
        </w:r>
      </w:del>
      <w:r>
        <w:rPr>
          <w:sz w:val="24"/>
          <w:szCs w:val="24"/>
        </w:rPr>
        <w:t xml:space="preserve">i kit sviluppati per la </w:t>
      </w:r>
      <w:r>
        <w:rPr/>
        <w:t xml:space="preserve">     </w:t>
      </w:r>
      <w:r>
        <w:rPr>
          <w:sz w:val="24"/>
          <w:szCs w:val="24"/>
        </w:rPr>
        <w:t xml:space="preserve"> preparazione delle librerie Nextera</w:t>
      </w:r>
      <w:del w:id="108" w:author="Nelson Nazzicari" w:date="2020-11-25T16:51:25Z">
        <w:r>
          <w:rPr>
            <w:sz w:val="24"/>
            <w:szCs w:val="24"/>
          </w:rPr>
          <w:delText>, v</w:delText>
        </w:r>
      </w:del>
      <w:ins w:id="109" w:author="Nelson Nazzicari" w:date="2020-11-25T16:51:25Z">
        <w:r>
          <w:rPr>
            <w:sz w:val="24"/>
            <w:szCs w:val="24"/>
          </w:rPr>
          <w:t xml:space="preserve">. </w:t>
        </w:r>
      </w:ins>
      <w:ins w:id="110" w:author="Nelson Nazzicari" w:date="2020-11-25T16:51:25Z">
        <w:r>
          <w:rPr>
            <w:sz w:val="24"/>
            <w:szCs w:val="24"/>
          </w:rPr>
          <w:t>V</w:t>
        </w:r>
      </w:ins>
      <w:r>
        <w:rPr>
          <w:sz w:val="24"/>
          <w:szCs w:val="24"/>
        </w:rPr>
        <w:t>engono quindi utilizzati primer specifici per la regione rbcl variabile del gene  RuBisCO al fine di caratterizzare la composizione delle comunità vegetali presenti nei campioni. I primer utilizzati sono stati i seguenti: rbcL F 5’- ATGTCACCACAAACAGAGACTAAAGC-3’ and rbcL R 5’-GTAAAATCAAGTCCACCRCG -3’ e le librerie sono state quindi sequenziate sullo strumento MiSeq (Illumina, San Diego,CA) utilizzando la modalità 300-bp paired-end.</w:t>
      </w:r>
    </w:p>
    <w:p>
      <w:pPr>
        <w:pStyle w:val="Normal"/>
        <w:spacing w:lineRule="auto" w:line="276" w:before="0" w:after="0"/>
        <w:jc w:val="both"/>
        <w:rPr>
          <w:sz w:val="24"/>
          <w:szCs w:val="24"/>
        </w:rPr>
      </w:pPr>
      <w:r>
        <w:rPr>
          <w:sz w:val="24"/>
          <w:szCs w:val="24"/>
        </w:rPr>
        <w:t xml:space="preserve">La fase di sequenziamento include la generazione di cluster, il sequenziamento e l'identificazione delle basi ed è stata effettuate sul sistema MiSeq che sfrutta la tecnologia di sequenziamento mediante sintesi (Sequencing By Synthesis, SBS Illumina), la più utilizzata </w:t>
      </w:r>
      <w:commentRangeStart w:id="3"/>
      <w:r>
        <w:rPr>
          <w:sz w:val="24"/>
          <w:szCs w:val="24"/>
        </w:rPr>
        <w:t>chimica</w:t>
      </w:r>
      <w:ins w:id="111" w:author="Nelson Nazzicari" w:date="2020-11-25T16:52:19Z">
        <w:r>
          <w:rPr>
            <w:sz w:val="24"/>
            <w:szCs w:val="24"/>
          </w:rPr>
        </w:r>
      </w:ins>
      <w:commentRangeEnd w:id="3"/>
      <w:r>
        <w:commentReference w:id="3"/>
      </w:r>
      <w:r>
        <w:rPr>
          <w:sz w:val="24"/>
          <w:szCs w:val="24"/>
        </w:rPr>
        <w:t xml:space="preserve"> di sequenziamento di nuova generazione in tutto il mondo. Il metodo è basato su terminatori reversibili che consente il sequenziamento massivo in parallelo di miliardi di frammenti di DNA, rilevando singole basi mentre vengono incorporate in filamenti di DNA in crescita. </w:t>
      </w:r>
    </w:p>
    <w:p>
      <w:pPr>
        <w:pStyle w:val="Normal"/>
        <w:spacing w:lineRule="auto" w:line="276" w:before="0" w:after="0"/>
        <w:jc w:val="both"/>
        <w:rPr>
          <w:sz w:val="24"/>
          <w:szCs w:val="24"/>
          <w:highlight w:val="yellow"/>
        </w:rPr>
      </w:pPr>
      <w:r>
        <w:rPr>
          <w:sz w:val="24"/>
          <w:szCs w:val="24"/>
          <w:highlight w:val="yellow"/>
        </w:rPr>
        <w:t>MATERIALI E METODI DIVULGATIVO PER ANALISI BIOINFORMATICA</w:t>
      </w:r>
    </w:p>
    <w:p>
      <w:pPr>
        <w:pStyle w:val="Normal"/>
        <w:spacing w:lineRule="auto" w:line="276" w:before="0" w:after="0"/>
        <w:jc w:val="both"/>
        <w:rPr>
          <w:sz w:val="24"/>
          <w:szCs w:val="24"/>
        </w:rPr>
      </w:pPr>
      <w:r>
        <w:rPr>
          <w:sz w:val="24"/>
          <w:szCs w:val="24"/>
        </w:rPr>
      </w:r>
    </w:p>
    <w:p>
      <w:pPr>
        <w:pStyle w:val="Normal"/>
        <w:spacing w:lineRule="auto" w:line="276" w:before="0" w:after="0"/>
        <w:jc w:val="both"/>
        <w:rPr>
          <w:sz w:val="24"/>
          <w:szCs w:val="24"/>
          <w:highlight w:val="yellow"/>
        </w:rPr>
      </w:pPr>
      <w:r>
        <w:rPr>
          <w:sz w:val="24"/>
          <w:szCs w:val="24"/>
          <w:highlight w:val="yellow"/>
        </w:rPr>
        <w:t>RISULTATI PRELIMINARI</w:t>
      </w:r>
    </w:p>
    <w:p>
      <w:pPr>
        <w:pStyle w:val="Normal"/>
        <w:spacing w:lineRule="auto" w:line="276" w:before="0" w:after="0"/>
        <w:jc w:val="both"/>
        <w:rPr>
          <w:sz w:val="24"/>
          <w:szCs w:val="24"/>
        </w:rPr>
      </w:pPr>
      <w:r>
        <w:rPr>
          <w:sz w:val="24"/>
          <w:szCs w:val="24"/>
        </w:rPr>
      </w:r>
    </w:p>
    <w:p>
      <w:pPr>
        <w:pStyle w:val="Normal"/>
        <w:spacing w:lineRule="auto" w:line="276" w:before="0" w:after="0"/>
        <w:jc w:val="both"/>
        <w:rPr>
          <w:color w:val="000000"/>
          <w:sz w:val="24"/>
          <w:szCs w:val="24"/>
        </w:rPr>
      </w:pPr>
      <w:r>
        <w:rPr>
          <w:color w:val="000000"/>
          <w:sz w:val="24"/>
          <w:szCs w:val="24"/>
        </w:rPr>
        <w:t>Il sequenziamento di questa regione nel DNA vegetale, isolato</w:t>
      </w:r>
      <w:r>
        <w:rPr>
          <w:sz w:val="24"/>
          <w:szCs w:val="24"/>
        </w:rPr>
        <w:t xml:space="preserve"> dal</w:t>
      </w:r>
      <w:r>
        <w:rPr>
          <w:color w:val="000000"/>
          <w:sz w:val="24"/>
          <w:szCs w:val="24"/>
        </w:rPr>
        <w:t xml:space="preserve"> latte, produce quindi </w:t>
      </w:r>
      <w:del w:id="112" w:author="Nelson Nazzicari" w:date="2020-11-25T16:52:49Z">
        <w:r>
          <w:rPr>
            <w:color w:val="000000"/>
            <w:sz w:val="24"/>
            <w:szCs w:val="24"/>
          </w:rPr>
          <w:delText>svariate</w:delText>
        </w:r>
      </w:del>
      <w:ins w:id="113" w:author="Nelson Nazzicari" w:date="2020-11-25T16:52:51Z">
        <w:r>
          <w:rPr>
            <w:color w:val="000000"/>
            <w:sz w:val="24"/>
            <w:szCs w:val="24"/>
          </w:rPr>
          <w:t>molte</w:t>
        </w:r>
      </w:ins>
      <w:r>
        <w:rPr>
          <w:color w:val="000000"/>
          <w:sz w:val="24"/>
          <w:szCs w:val="24"/>
        </w:rPr>
        <w:t xml:space="preserve"> sequenze nucleotidiche che,  grazie ad una mirata analisi bioinformatica, permettono di identificare le eventuali differenze genetiche, ma soprattutto permettono </w:t>
      </w:r>
      <w:del w:id="114" w:author="Nelson Nazzicari" w:date="2020-11-25T16:53:15Z">
        <w:r>
          <w:rPr>
            <w:color w:val="000000"/>
            <w:sz w:val="24"/>
            <w:szCs w:val="24"/>
          </w:rPr>
          <w:delText xml:space="preserve">di dare nome e cognome al DNA isolato, identificando </w:delText>
        </w:r>
      </w:del>
      <w:ins w:id="115" w:author="Nelson Nazzicari" w:date="2020-11-25T16:53:15Z">
        <w:r>
          <w:rPr>
            <w:color w:val="000000"/>
            <w:sz w:val="24"/>
            <w:szCs w:val="24"/>
          </w:rPr>
          <w:t xml:space="preserve">identificare </w:t>
        </w:r>
      </w:ins>
      <w:r>
        <w:rPr>
          <w:color w:val="000000"/>
          <w:sz w:val="24"/>
          <w:szCs w:val="24"/>
        </w:rPr>
        <w:t>le specie vegetali presenti nella matrice latte</w:t>
      </w:r>
      <w:r>
        <w:rPr>
          <w:sz w:val="24"/>
          <w:szCs w:val="24"/>
        </w:rPr>
        <w:t xml:space="preserve"> e di</w:t>
      </w:r>
      <w:r>
        <w:rPr>
          <w:color w:val="000000"/>
          <w:sz w:val="24"/>
          <w:szCs w:val="24"/>
        </w:rPr>
        <w:t xml:space="preserve"> </w:t>
      </w:r>
      <w:r>
        <w:rPr>
          <w:sz w:val="24"/>
          <w:szCs w:val="24"/>
        </w:rPr>
        <w:t>produrre</w:t>
      </w:r>
      <w:r>
        <w:rPr>
          <w:color w:val="000000"/>
          <w:sz w:val="24"/>
          <w:szCs w:val="24"/>
        </w:rPr>
        <w:t xml:space="preserve"> quindi una classificazione tassonomica. </w:t>
      </w:r>
    </w:p>
    <w:p>
      <w:pPr>
        <w:pStyle w:val="Normal"/>
        <w:spacing w:lineRule="auto" w:line="276" w:before="0" w:after="0"/>
        <w:jc w:val="both"/>
        <w:rPr>
          <w:sz w:val="24"/>
          <w:szCs w:val="24"/>
          <w:del w:id="118" w:author="Nelson Nazzicari" w:date="2020-11-25T16:53:48Z"/>
        </w:rPr>
      </w:pPr>
      <w:r>
        <w:rPr>
          <w:sz w:val="24"/>
          <w:szCs w:val="24"/>
        </w:rPr>
        <w:t>Tutte le sequenze prodotte devono essere quindi “confrontate” con sequenze di riferimento depositate nei database per l’identificazione specifica.</w:t>
      </w:r>
      <w:ins w:id="116" w:author="Nelson Nazzicari" w:date="2020-11-25T16:53:38Z">
        <w:r>
          <w:rPr>
            <w:sz w:val="24"/>
            <w:szCs w:val="24"/>
          </w:rPr>
          <w:t xml:space="preserve"> </w:t>
        </w:r>
      </w:ins>
      <w:ins w:id="117" w:author="Nelson Nazzicari" w:date="2020-11-25T16:53:38Z">
        <w:r>
          <w:rPr>
            <w:sz w:val="24"/>
            <w:szCs w:val="24"/>
          </w:rPr>
          <w:t xml:space="preserve">Nel momento di stesura di questo articolo </w:t>
        </w:r>
      </w:ins>
    </w:p>
    <w:p>
      <w:pPr>
        <w:pStyle w:val="Normal"/>
        <w:widowControl/>
        <w:bidi w:val="0"/>
        <w:spacing w:lineRule="auto" w:line="276" w:before="0" w:after="0"/>
        <w:jc w:val="both"/>
        <w:rPr>
          <w:sz w:val="24"/>
          <w:szCs w:val="24"/>
        </w:rPr>
      </w:pPr>
      <w:del w:id="119" w:author="Nelson Nazzicari" w:date="2020-11-25T16:53:48Z">
        <w:r>
          <w:rPr>
            <w:sz w:val="24"/>
            <w:szCs w:val="24"/>
          </w:rPr>
          <w:delText xml:space="preserve">Attualmente </w:delText>
        </w:r>
      </w:del>
      <w:r>
        <w:rPr>
          <w:sz w:val="24"/>
          <w:szCs w:val="24"/>
        </w:rPr>
        <w:t>i dati derivanti dall’analisi di metabarcoding sono stati interamente raccolti e sono in fase di elaborazione.</w:t>
      </w:r>
    </w:p>
    <w:p>
      <w:pPr>
        <w:pStyle w:val="Normal"/>
        <w:spacing w:lineRule="auto" w:line="276" w:before="0" w:after="0"/>
        <w:jc w:val="both"/>
        <w:rPr>
          <w:sz w:val="24"/>
          <w:szCs w:val="24"/>
          <w:ins w:id="146" w:author="Nelson Nazzicari" w:date="2020-11-25T17:40:57Z"/>
        </w:rPr>
      </w:pPr>
      <w:del w:id="120" w:author="Nelson Nazzicari" w:date="2020-11-25T16:54:02Z">
        <w:r>
          <w:rPr>
            <w:sz w:val="24"/>
            <w:szCs w:val="24"/>
          </w:rPr>
          <w:delText>In sintesi si può affermare che d</w:delText>
        </w:r>
      </w:del>
      <w:ins w:id="121" w:author="Nelson Nazzicari" w:date="2020-11-25T16:54:02Z">
        <w:r>
          <w:rPr>
            <w:sz w:val="24"/>
            <w:szCs w:val="24"/>
          </w:rPr>
          <w:t>D</w:t>
        </w:r>
      </w:ins>
      <w:r>
        <w:rPr>
          <w:sz w:val="24"/>
          <w:szCs w:val="24"/>
        </w:rPr>
        <w:t>alle prime valutazioni dei risultati il metodo estrattivo scelto si è rivelato efficace</w:t>
      </w:r>
      <w:ins w:id="122" w:author="Nelson Nazzicari" w:date="2020-11-25T16:54:20Z">
        <w:r>
          <w:rPr>
            <w:sz w:val="24"/>
            <w:szCs w:val="24"/>
          </w:rPr>
          <w:t xml:space="preserve">, </w:t>
        </w:r>
      </w:ins>
      <w:ins w:id="123" w:author="Nelson Nazzicari" w:date="2020-11-25T16:54:20Z">
        <w:r>
          <w:rPr>
            <w:sz w:val="24"/>
            <w:szCs w:val="24"/>
          </w:rPr>
          <w:t>sebbene</w:t>
        </w:r>
      </w:ins>
      <w:del w:id="124" w:author="Nelson Nazzicari" w:date="2020-11-25T16:54:24Z">
        <w:r>
          <w:rPr>
            <w:sz w:val="24"/>
            <w:szCs w:val="24"/>
          </w:rPr>
          <w:delText xml:space="preserve">, solo </w:delText>
        </w:r>
      </w:del>
      <w:ins w:id="125" w:author="Nelson Nazzicari" w:date="2020-11-25T16:54:24Z">
        <w:r>
          <w:rPr>
            <w:sz w:val="24"/>
            <w:szCs w:val="24"/>
          </w:rPr>
          <w:t xml:space="preserve"> </w:t>
        </w:r>
      </w:ins>
      <w:r>
        <w:rPr>
          <w:sz w:val="24"/>
          <w:szCs w:val="24"/>
        </w:rPr>
        <w:t xml:space="preserve">un campione di quelli analizzati non </w:t>
      </w:r>
      <w:del w:id="126" w:author="Nelson Nazzicari" w:date="2020-11-25T16:54:27Z">
        <w:r>
          <w:rPr>
            <w:sz w:val="24"/>
            <w:szCs w:val="24"/>
          </w:rPr>
          <w:delText>ha</w:delText>
        </w:r>
      </w:del>
      <w:ins w:id="127" w:author="Nelson Nazzicari" w:date="2020-11-25T16:54:27Z">
        <w:r>
          <w:rPr>
            <w:sz w:val="24"/>
            <w:szCs w:val="24"/>
          </w:rPr>
          <w:t>abbia</w:t>
        </w:r>
      </w:ins>
      <w:r>
        <w:rPr>
          <w:sz w:val="24"/>
          <w:szCs w:val="24"/>
        </w:rPr>
        <w:t xml:space="preserve"> prodotto risultati</w:t>
      </w:r>
      <w:del w:id="128" w:author="Nelson Nazzicari" w:date="2020-11-25T16:54:32Z">
        <w:r>
          <w:rPr>
            <w:sz w:val="24"/>
            <w:szCs w:val="24"/>
          </w:rPr>
          <w:delText>, ma le cause possono essere diverse;</w:delText>
        </w:r>
      </w:del>
      <w:ins w:id="129" w:author="Nelson Nazzicari" w:date="2020-11-25T16:54:32Z">
        <w:r>
          <w:rPr>
            <w:sz w:val="24"/>
            <w:szCs w:val="24"/>
          </w:rPr>
          <w:t>.</w:t>
        </w:r>
      </w:ins>
      <w:r>
        <w:rPr>
          <w:sz w:val="24"/>
          <w:szCs w:val="24"/>
        </w:rPr>
        <w:t xml:space="preserve"> </w:t>
      </w:r>
      <w:del w:id="130" w:author="Nelson Nazzicari" w:date="2020-11-25T16:54:35Z">
        <w:r>
          <w:rPr>
            <w:sz w:val="24"/>
            <w:szCs w:val="24"/>
          </w:rPr>
          <w:delText>p</w:delText>
        </w:r>
      </w:del>
      <w:ins w:id="131" w:author="Nelson Nazzicari" w:date="2020-11-25T16:54:35Z">
        <w:r>
          <w:rPr>
            <w:sz w:val="24"/>
            <w:szCs w:val="24"/>
          </w:rPr>
          <w:t>P</w:t>
        </w:r>
      </w:ins>
      <w:r>
        <w:rPr>
          <w:sz w:val="24"/>
          <w:szCs w:val="24"/>
        </w:rPr>
        <w:t xml:space="preserve">er </w:t>
      </w:r>
      <w:ins w:id="132" w:author="Nelson Nazzicari" w:date="2020-11-25T16:55:26Z">
        <w:r>
          <w:rPr>
            <w:sz w:val="24"/>
            <w:szCs w:val="24"/>
          </w:rPr>
          <w:t xml:space="preserve">tutti </w:t>
        </w:r>
      </w:ins>
      <w:r>
        <w:rPr>
          <w:sz w:val="24"/>
          <w:szCs w:val="24"/>
        </w:rPr>
        <w:t>gli altri campioni</w:t>
      </w:r>
      <w:ins w:id="133" w:author="Nelson Nazzicari" w:date="2020-11-25T16:56:03Z">
        <w:r>
          <w:rPr>
            <w:sz w:val="24"/>
            <w:szCs w:val="24"/>
          </w:rPr>
          <w:t xml:space="preserve">, </w:t>
        </w:r>
      </w:ins>
      <w:ins w:id="134" w:author="Nelson Nazzicari" w:date="2020-11-25T16:56:03Z">
        <w:r>
          <w:rPr>
            <w:sz w:val="24"/>
            <w:szCs w:val="24"/>
          </w:rPr>
          <w:t>come atteso,</w:t>
        </w:r>
      </w:ins>
      <w:r>
        <w:rPr>
          <w:sz w:val="24"/>
          <w:szCs w:val="24"/>
        </w:rPr>
        <w:t xml:space="preserve"> </w:t>
      </w:r>
      <w:del w:id="135" w:author="Nelson Nazzicari" w:date="2020-11-25T16:55:32Z">
        <w:r>
          <w:rPr>
            <w:sz w:val="24"/>
            <w:szCs w:val="24"/>
          </w:rPr>
          <w:delText xml:space="preserve">in tutti </w:delText>
        </w:r>
      </w:del>
      <w:r>
        <w:rPr>
          <w:sz w:val="24"/>
          <w:szCs w:val="24"/>
        </w:rPr>
        <w:t xml:space="preserve">è stata riscontrata la presenza in percentuale </w:t>
      </w:r>
      <w:ins w:id="136" w:author="Nelson Nazzicari" w:date="2020-11-25T16:55:50Z">
        <w:r>
          <w:rPr>
            <w:sz w:val="24"/>
            <w:szCs w:val="24"/>
          </w:rPr>
          <w:t xml:space="preserve">importante </w:t>
        </w:r>
      </w:ins>
      <w:del w:id="137" w:author="Nelson Nazzicari" w:date="2020-11-25T16:55:54Z">
        <w:r>
          <w:rPr>
            <w:sz w:val="24"/>
            <w:szCs w:val="24"/>
          </w:rPr>
          <w:delText xml:space="preserve">maggiore,come è giusto che sia, </w:delText>
        </w:r>
      </w:del>
      <w:r>
        <w:rPr>
          <w:sz w:val="24"/>
          <w:szCs w:val="24"/>
        </w:rPr>
        <w:t>di DNA bovino (circa il 63%)</w:t>
      </w:r>
      <w:ins w:id="138" w:author="Nelson Nazzicari" w:date="2020-11-25T16:56:12Z">
        <w:r>
          <w:rPr>
            <w:sz w:val="24"/>
            <w:szCs w:val="24"/>
          </w:rPr>
          <w:t xml:space="preserve">. </w:t>
        </w:r>
      </w:ins>
      <w:del w:id="139" w:author="Nelson Nazzicari" w:date="2020-11-25T16:56:36Z">
        <w:r>
          <w:rPr>
            <w:sz w:val="24"/>
            <w:szCs w:val="24"/>
          </w:rPr>
          <w:delText xml:space="preserve"> per il DNA vegetale si sta procedendo a fare l</w:delText>
        </w:r>
      </w:del>
      <w:ins w:id="140" w:author="Nelson Nazzicari" w:date="2020-11-25T16:56:36Z">
        <w:r>
          <w:rPr>
            <w:sz w:val="24"/>
            <w:szCs w:val="24"/>
          </w:rPr>
          <w:t>L</w:t>
        </w:r>
      </w:ins>
      <w:r>
        <w:rPr>
          <w:sz w:val="24"/>
          <w:szCs w:val="24"/>
        </w:rPr>
        <w:t xml:space="preserve">’analisi bioinformatica </w:t>
      </w:r>
      <w:ins w:id="141" w:author="Nelson Nazzicari" w:date="2020-11-25T16:56:37Z">
        <w:r>
          <w:rPr>
            <w:sz w:val="24"/>
            <w:szCs w:val="24"/>
          </w:rPr>
          <w:t>del DNA vegetale è ancora in corso e</w:t>
        </w:r>
      </w:ins>
      <w:del w:id="142" w:author="Nelson Nazzicari" w:date="2020-11-25T16:56:48Z">
        <w:r>
          <w:rPr>
            <w:sz w:val="24"/>
            <w:szCs w:val="24"/>
          </w:rPr>
          <w:delText xml:space="preserve">che </w:delText>
        </w:r>
      </w:del>
      <w:del w:id="143" w:author="Nelson Nazzicari" w:date="2020-11-25T17:40:36Z">
        <w:r>
          <w:rPr>
            <w:sz w:val="24"/>
            <w:szCs w:val="24"/>
          </w:rPr>
          <w:delText>ci</w:delText>
        </w:r>
      </w:del>
      <w:r>
        <w:rPr>
          <w:sz w:val="24"/>
          <w:szCs w:val="24"/>
        </w:rPr>
        <w:t xml:space="preserve"> permetterà di valutare </w:t>
      </w:r>
      <w:del w:id="144" w:author="Nelson Nazzicari" w:date="2020-11-25T16:56:55Z">
        <w:r>
          <w:rPr>
            <w:sz w:val="24"/>
            <w:szCs w:val="24"/>
          </w:rPr>
          <w:delText xml:space="preserve">se ci sono o meno </w:delText>
        </w:r>
      </w:del>
      <w:ins w:id="145" w:author="Nelson Nazzicari" w:date="2020-11-25T16:56:55Z">
        <w:r>
          <w:rPr>
            <w:sz w:val="24"/>
            <w:szCs w:val="24"/>
          </w:rPr>
          <w:t xml:space="preserve">la presenza di </w:t>
        </w:r>
      </w:ins>
      <w:r>
        <w:rPr>
          <w:sz w:val="24"/>
          <w:szCs w:val="24"/>
        </w:rPr>
        <w:t>differenze genetiche in grado di definire una caratterizzazione geografica del latte usato per produrre Grana Padano.</w:t>
      </w:r>
    </w:p>
    <w:p>
      <w:pPr>
        <w:pStyle w:val="Normal"/>
        <w:spacing w:lineRule="auto" w:line="276" w:before="0" w:after="0"/>
        <w:jc w:val="both"/>
        <w:rPr>
          <w:sz w:val="24"/>
          <w:szCs w:val="24"/>
          <w:ins w:id="155" w:author="Nelson Nazzicari" w:date="2020-11-25T17:47:00Z"/>
        </w:rPr>
      </w:pPr>
      <w:ins w:id="147" w:author="Nelson Nazzicari" w:date="2020-11-25T17:40:57Z">
        <w:r>
          <w:rPr>
            <w:sz w:val="24"/>
            <w:szCs w:val="24"/>
          </w:rPr>
          <w:t>Un prim</w:t>
        </w:r>
      </w:ins>
      <w:ins w:id="148" w:author="Nelson Nazzicari" w:date="2020-11-25T17:41:01Z">
        <w:r>
          <w:rPr>
            <w:sz w:val="24"/>
            <w:szCs w:val="24"/>
          </w:rPr>
          <w:t>o risultato, del tutto preliminare, è relativo alla metrica di “richness di Shannon-Wiener”</w:t>
        </w:r>
      </w:ins>
      <w:ins w:id="149" w:author="Nelson Nazzicari" w:date="2020-11-25T17:42:01Z">
        <w:r>
          <w:rPr>
            <w:sz w:val="24"/>
            <w:szCs w:val="24"/>
          </w:rPr>
          <w:t xml:space="preserve">. Questo indice di diversità, tra i più usati, misura </w:t>
        </w:r>
      </w:ins>
      <w:ins w:id="150" w:author="Nelson Nazzicari" w:date="2020-11-25T17:45:16Z">
        <w:r>
          <w:rPr>
            <w:sz w:val="24"/>
            <w:szCs w:val="24"/>
          </w:rPr>
          <w:t xml:space="preserve">il numero di specie diverse contenute in ogni campione e le mette in relazione all’effettiva numerosità delle tracce, così che una specie molto rara abbia meno peso di una molto comune. </w:t>
        </w:r>
      </w:ins>
      <w:ins w:id="151" w:author="Nelson Nazzicari" w:date="2020-11-25T17:46:05Z">
        <w:r>
          <w:rPr>
            <w:sz w:val="24"/>
            <w:szCs w:val="24"/>
          </w:rPr>
          <w:t xml:space="preserve">Un primo raffronto, riportato in </w:t>
        </w:r>
      </w:ins>
      <w:ins w:id="152" w:author="Nelson Nazzicari" w:date="2020-11-25T17:46:05Z">
        <w:r>
          <w:rPr>
            <w:sz w:val="24"/>
            <w:szCs w:val="24"/>
            <w:highlight w:val="yellow"/>
          </w:rPr>
          <w:t>Figura XXX</w:t>
        </w:r>
      </w:ins>
      <w:ins w:id="153" w:author="Nelson Nazzicari" w:date="2020-11-25T17:46:05Z">
        <w:r>
          <w:rPr>
            <w:sz w:val="24"/>
            <w:szCs w:val="24"/>
          </w:rPr>
          <w:t xml:space="preserve">, mostra come nell’areale del Grana l’indice di richness sia maggiore, ad indicare un’alimentazione più </w:t>
        </w:r>
      </w:ins>
      <w:ins w:id="154" w:author="Nelson Nazzicari" w:date="2020-11-25T17:47:00Z">
        <w:r>
          <w:rPr>
            <w:sz w:val="24"/>
            <w:szCs w:val="24"/>
          </w:rPr>
          <w:t>variegata.</w:t>
        </w:r>
      </w:ins>
    </w:p>
    <w:p>
      <w:pPr>
        <w:pStyle w:val="Normal"/>
        <w:spacing w:lineRule="auto" w:line="276" w:before="0" w:after="0"/>
        <w:jc w:val="both"/>
        <w:rPr>
          <w:sz w:val="24"/>
          <w:szCs w:val="24"/>
          <w:ins w:id="157" w:author="Nelson Nazzicari" w:date="2020-11-25T17:47:00Z"/>
        </w:rPr>
      </w:pPr>
      <w:ins w:id="156" w:author="Nelson Nazzicari" w:date="2020-11-25T17:47:00Z">
        <w:r>
          <w:rPr/>
        </w:r>
      </w:ins>
    </w:p>
    <w:p>
      <w:pPr>
        <w:pStyle w:val="Normal"/>
        <w:spacing w:lineRule="auto" w:line="276" w:before="0" w:after="0"/>
        <w:jc w:val="both"/>
        <w:rPr>
          <w:sz w:val="24"/>
          <w:szCs w:val="24"/>
        </w:rPr>
      </w:pPr>
      <w:r>
        <w:rPr/>
      </w:r>
    </w:p>
    <w:p>
      <w:pPr>
        <w:pStyle w:val="Normal"/>
        <w:spacing w:lineRule="auto" w:line="276" w:before="0" w:after="0"/>
        <w:jc w:val="both"/>
        <w:rPr>
          <w:sz w:val="24"/>
          <w:szCs w:val="24"/>
        </w:rPr>
      </w:pPr>
      <w:r>
        <w:rPr>
          <w:sz w:val="24"/>
          <w:szCs w:val="24"/>
        </w:rPr>
      </w:r>
      <w:r>
        <w:br w:type="page"/>
      </w:r>
    </w:p>
    <w:p>
      <w:pPr>
        <w:pStyle w:val="Normal"/>
        <w:spacing w:lineRule="auto" w:line="276" w:before="0" w:after="0"/>
        <w:jc w:val="both"/>
        <w:rPr>
          <w:sz w:val="24"/>
          <w:szCs w:val="24"/>
        </w:rPr>
      </w:pPr>
      <w:r>
        <w:rPr>
          <w:sz w:val="24"/>
          <w:szCs w:val="24"/>
        </w:rPr>
      </w:r>
    </w:p>
    <w:p>
      <w:pPr>
        <w:pStyle w:val="Normal"/>
        <w:spacing w:lineRule="auto" w:line="276" w:before="0" w:after="0"/>
        <w:jc w:val="both"/>
        <w:rPr>
          <w:color w:val="000000"/>
          <w:sz w:val="24"/>
          <w:szCs w:val="24"/>
          <w:highlight w:val="yellow"/>
        </w:rPr>
      </w:pPr>
      <w:r>
        <w:rPr>
          <w:sz w:val="24"/>
          <w:szCs w:val="24"/>
          <w:highlight w:val="yellow"/>
        </w:rPr>
        <w:t>Immagini</w:t>
      </w:r>
    </w:p>
    <w:p>
      <w:pPr>
        <w:pStyle w:val="Normal"/>
        <w:spacing w:lineRule="auto" w:line="276" w:before="0" w:after="0"/>
        <w:jc w:val="both"/>
        <w:rPr/>
      </w:pPr>
      <w:r>
        <w:rPr/>
      </w:r>
    </w:p>
    <w:p>
      <w:pPr>
        <w:pStyle w:val="Normal"/>
        <w:spacing w:lineRule="auto" w:line="276" w:before="0" w:after="0"/>
        <w:jc w:val="both"/>
        <w:rPr/>
      </w:pPr>
      <w:r>
        <w:rPr/>
      </w:r>
    </w:p>
    <w:p>
      <w:pPr>
        <w:pStyle w:val="Normal"/>
        <w:spacing w:lineRule="auto" w:line="276" w:before="0" w:after="0"/>
        <w:jc w:val="both"/>
        <w:rPr/>
      </w:pPr>
      <w:r>
        <w:rPr/>
        <w:t>FIGURE</w:t>
      </w:r>
    </w:p>
    <w:p>
      <w:pPr>
        <w:pStyle w:val="Normal"/>
        <w:spacing w:lineRule="auto" w:line="276" w:before="0" w:after="0"/>
        <w:jc w:val="both"/>
        <w:rPr/>
      </w:pPr>
      <w:r>
        <w:rPr/>
      </w:r>
    </w:p>
    <w:p>
      <w:pPr>
        <w:pStyle w:val="Normal"/>
        <w:spacing w:lineRule="auto" w:line="276" w:before="0" w:after="0"/>
        <w:rPr/>
      </w:pPr>
      <w:r>
        <w:rPr>
          <w:sz w:val="24"/>
          <w:szCs w:val="24"/>
        </w:rPr>
        <w:t>-Fig.  1  Areale Grana Padano</w:t>
      </w:r>
    </w:p>
    <w:p>
      <w:pPr>
        <w:pStyle w:val="Normal"/>
        <w:spacing w:lineRule="auto" w:line="276" w:before="0" w:after="0"/>
        <w:jc w:val="both"/>
        <w:rPr/>
      </w:pPr>
      <w:r>
        <w:rPr/>
      </w:r>
    </w:p>
    <w:p>
      <w:pPr>
        <w:pStyle w:val="Normal"/>
        <w:spacing w:lineRule="auto" w:line="276" w:before="0" w:after="0"/>
        <w:jc w:val="center"/>
        <w:rPr/>
      </w:pPr>
      <w:r>
        <w:rPr/>
        <w:drawing>
          <wp:inline distT="0" distB="0" distL="0" distR="0">
            <wp:extent cx="4009390" cy="2533015"/>
            <wp:effectExtent l="0" t="0" r="0" b="0"/>
            <wp:docPr id="5"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png" descr=""/>
                    <pic:cNvPicPr>
                      <a:picLocks noChangeAspect="1" noChangeArrowheads="1"/>
                    </pic:cNvPicPr>
                  </pic:nvPicPr>
                  <pic:blipFill>
                    <a:blip r:embed="rId2"/>
                    <a:stretch>
                      <a:fillRect/>
                    </a:stretch>
                  </pic:blipFill>
                  <pic:spPr bwMode="auto">
                    <a:xfrm>
                      <a:off x="0" y="0"/>
                      <a:ext cx="4009390" cy="2533015"/>
                    </a:xfrm>
                    <a:prstGeom prst="rect">
                      <a:avLst/>
                    </a:prstGeom>
                  </pic:spPr>
                </pic:pic>
              </a:graphicData>
            </a:graphic>
          </wp:inline>
        </w:drawing>
      </w:r>
    </w:p>
    <w:p>
      <w:pPr>
        <w:pStyle w:val="Normal"/>
        <w:spacing w:lineRule="auto" w:line="276" w:before="0" w:after="0"/>
        <w:jc w:val="both"/>
        <w:rPr/>
      </w:pPr>
      <w:r>
        <w:rPr/>
      </w:r>
    </w:p>
    <w:p>
      <w:pPr>
        <w:pStyle w:val="Normal"/>
        <w:spacing w:lineRule="auto" w:line="276" w:before="0" w:after="0"/>
        <w:jc w:val="both"/>
        <w:rPr/>
      </w:pPr>
      <w:r>
        <w:rPr/>
      </w:r>
    </w:p>
    <w:p>
      <w:pPr>
        <w:pStyle w:val="Normal"/>
        <w:numPr>
          <w:ilvl w:val="0"/>
          <w:numId w:val="3"/>
        </w:numPr>
        <w:spacing w:lineRule="auto" w:line="276" w:before="0" w:after="0"/>
        <w:ind w:left="720" w:hanging="360"/>
        <w:jc w:val="both"/>
        <w:rPr/>
      </w:pPr>
      <w:r>
        <w:rPr/>
        <w:t>Fig.2 DNA Barcode</w:t>
      </w:r>
    </w:p>
    <w:p>
      <w:pPr>
        <w:pStyle w:val="Normal"/>
        <w:spacing w:lineRule="auto" w:line="276" w:before="0" w:after="0"/>
        <w:jc w:val="center"/>
        <w:rPr/>
      </w:pPr>
      <w:r>
        <w:rPr/>
      </w:r>
    </w:p>
    <w:p>
      <w:pPr>
        <w:pStyle w:val="Normal"/>
        <w:shd w:val="clear" w:fill="FFFFFF"/>
        <w:spacing w:lineRule="auto" w:line="276" w:before="0" w:after="0"/>
        <w:jc w:val="both"/>
        <w:rPr>
          <w:sz w:val="24"/>
          <w:szCs w:val="24"/>
        </w:rPr>
      </w:pPr>
      <w:r>
        <w:rPr/>
        <w:drawing>
          <wp:inline distT="0" distB="0" distL="0" distR="0">
            <wp:extent cx="1892935" cy="1028700"/>
            <wp:effectExtent l="0" t="0" r="0" b="0"/>
            <wp:docPr id="6"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descr=""/>
                    <pic:cNvPicPr>
                      <a:picLocks noChangeAspect="1" noChangeArrowheads="1"/>
                    </pic:cNvPicPr>
                  </pic:nvPicPr>
                  <pic:blipFill>
                    <a:blip r:embed="rId3"/>
                    <a:stretch>
                      <a:fillRect/>
                    </a:stretch>
                  </pic:blipFill>
                  <pic:spPr bwMode="auto">
                    <a:xfrm>
                      <a:off x="0" y="0"/>
                      <a:ext cx="1892935" cy="1028700"/>
                    </a:xfrm>
                    <a:prstGeom prst="rect">
                      <a:avLst/>
                    </a:prstGeom>
                  </pic:spPr>
                </pic:pic>
              </a:graphicData>
            </a:graphic>
          </wp:inline>
        </w:drawing>
      </w:r>
    </w:p>
    <w:p>
      <w:pPr>
        <w:pStyle w:val="Normal"/>
        <w:shd w:val="clear" w:fill="FFFFFF"/>
        <w:spacing w:lineRule="auto" w:line="276" w:before="0" w:after="0"/>
        <w:jc w:val="both"/>
        <w:rPr>
          <w:sz w:val="24"/>
          <w:szCs w:val="24"/>
        </w:rPr>
      </w:pPr>
      <w:r>
        <w:rPr>
          <w:sz w:val="24"/>
          <w:szCs w:val="24"/>
        </w:rPr>
      </w:r>
    </w:p>
    <w:p>
      <w:pPr>
        <w:pStyle w:val="Normal"/>
        <w:shd w:val="clear" w:fill="FFFFFF"/>
        <w:spacing w:lineRule="auto" w:line="276" w:before="0" w:after="0"/>
        <w:jc w:val="both"/>
        <w:rPr>
          <w:sz w:val="24"/>
          <w:szCs w:val="24"/>
        </w:rPr>
      </w:pPr>
      <w:r>
        <w:rPr>
          <w:sz w:val="24"/>
          <w:szCs w:val="24"/>
        </w:rPr>
      </w:r>
    </w:p>
    <w:p>
      <w:pPr>
        <w:pStyle w:val="Normal"/>
        <w:shd w:val="clear" w:fill="FFFFFF"/>
        <w:spacing w:lineRule="auto" w:line="276" w:before="0" w:after="0"/>
        <w:jc w:val="both"/>
        <w:rPr>
          <w:sz w:val="24"/>
          <w:szCs w:val="24"/>
        </w:rPr>
      </w:pPr>
      <w:r>
        <w:rPr>
          <w:sz w:val="24"/>
          <w:szCs w:val="24"/>
        </w:rPr>
      </w:r>
    </w:p>
    <w:p>
      <w:pPr>
        <w:pStyle w:val="Normal"/>
        <w:shd w:val="clear" w:fill="FFFFFF"/>
        <w:spacing w:lineRule="auto" w:line="276" w:before="0" w:after="0"/>
        <w:jc w:val="both"/>
        <w:rPr>
          <w:sz w:val="24"/>
          <w:szCs w:val="24"/>
        </w:rPr>
      </w:pPr>
      <w:r>
        <w:rPr>
          <w:sz w:val="24"/>
          <w:szCs w:val="24"/>
        </w:rPr>
      </w:r>
    </w:p>
    <w:p>
      <w:pPr>
        <w:pStyle w:val="Normal"/>
        <w:shd w:val="clear" w:fill="FFFFFF"/>
        <w:spacing w:lineRule="auto" w:line="276" w:before="0" w:after="0"/>
        <w:jc w:val="both"/>
        <w:rPr>
          <w:sz w:val="24"/>
          <w:szCs w:val="24"/>
        </w:rPr>
      </w:pPr>
      <w:r>
        <w:rPr>
          <w:sz w:val="24"/>
          <w:szCs w:val="24"/>
        </w:rPr>
      </w:r>
    </w:p>
    <w:p>
      <w:pPr>
        <w:pStyle w:val="Normal"/>
        <w:shd w:val="clear" w:fill="FFFFFF"/>
        <w:spacing w:lineRule="auto" w:line="276" w:before="0" w:after="0"/>
        <w:jc w:val="both"/>
        <w:rPr>
          <w:sz w:val="24"/>
          <w:szCs w:val="24"/>
        </w:rPr>
      </w:pPr>
      <w:r>
        <w:rPr>
          <w:sz w:val="24"/>
          <w:szCs w:val="24"/>
        </w:rPr>
      </w:r>
    </w:p>
    <w:p>
      <w:pPr>
        <w:pStyle w:val="Normal"/>
        <w:shd w:val="clear" w:fill="FFFFFF"/>
        <w:spacing w:lineRule="auto" w:line="276" w:before="0" w:after="0"/>
        <w:jc w:val="both"/>
        <w:rPr>
          <w:sz w:val="24"/>
          <w:szCs w:val="24"/>
        </w:rPr>
      </w:pPr>
      <w:r>
        <w:rPr>
          <w:sz w:val="24"/>
          <w:szCs w:val="24"/>
        </w:rPr>
      </w:r>
    </w:p>
    <w:p>
      <w:pPr>
        <w:pStyle w:val="Normal"/>
        <w:shd w:val="clear" w:fill="FFFFFF"/>
        <w:spacing w:lineRule="auto" w:line="276" w:before="0" w:after="0"/>
        <w:jc w:val="both"/>
        <w:rPr>
          <w:sz w:val="24"/>
          <w:szCs w:val="24"/>
        </w:rPr>
      </w:pPr>
      <w:r>
        <w:rPr>
          <w:sz w:val="24"/>
          <w:szCs w:val="24"/>
        </w:rPr>
      </w:r>
    </w:p>
    <w:p>
      <w:pPr>
        <w:pStyle w:val="Normal"/>
        <w:shd w:val="clear" w:fill="FFFFFF"/>
        <w:spacing w:lineRule="auto" w:line="276" w:before="0" w:after="0"/>
        <w:jc w:val="both"/>
        <w:rPr>
          <w:sz w:val="24"/>
          <w:szCs w:val="24"/>
        </w:rPr>
      </w:pPr>
      <w:r>
        <w:rPr>
          <w:sz w:val="24"/>
          <w:szCs w:val="24"/>
        </w:rPr>
      </w:r>
    </w:p>
    <w:p>
      <w:pPr>
        <w:pStyle w:val="Normal"/>
        <w:shd w:val="clear" w:fill="FFFFFF"/>
        <w:spacing w:lineRule="auto" w:line="276" w:before="0" w:after="0"/>
        <w:jc w:val="both"/>
        <w:rPr>
          <w:sz w:val="24"/>
          <w:szCs w:val="24"/>
        </w:rPr>
      </w:pPr>
      <w:r>
        <w:rPr>
          <w:sz w:val="24"/>
          <w:szCs w:val="24"/>
        </w:rPr>
      </w:r>
    </w:p>
    <w:p>
      <w:pPr>
        <w:pStyle w:val="Normal"/>
        <w:shd w:val="clear" w:fill="FFFFFF"/>
        <w:spacing w:lineRule="auto" w:line="276" w:before="0" w:after="0"/>
        <w:jc w:val="both"/>
        <w:rPr>
          <w:sz w:val="24"/>
          <w:szCs w:val="24"/>
        </w:rPr>
      </w:pPr>
      <w:r>
        <w:rPr>
          <w:sz w:val="24"/>
          <w:szCs w:val="24"/>
        </w:rPr>
      </w:r>
    </w:p>
    <w:p>
      <w:pPr>
        <w:pStyle w:val="Normal"/>
        <w:shd w:val="clear" w:fill="FFFFFF"/>
        <w:spacing w:lineRule="auto" w:line="276" w:before="0" w:after="0"/>
        <w:jc w:val="both"/>
        <w:rPr>
          <w:sz w:val="24"/>
          <w:szCs w:val="24"/>
        </w:rPr>
      </w:pPr>
      <w:r>
        <w:rPr>
          <w:sz w:val="24"/>
          <w:szCs w:val="24"/>
        </w:rPr>
      </w:r>
    </w:p>
    <w:p>
      <w:pPr>
        <w:pStyle w:val="Normal"/>
        <w:shd w:val="clear" w:fill="FFFFFF"/>
        <w:spacing w:lineRule="auto" w:line="276" w:before="0" w:after="0"/>
        <w:jc w:val="both"/>
        <w:rPr>
          <w:sz w:val="24"/>
          <w:szCs w:val="24"/>
        </w:rPr>
      </w:pPr>
      <w:r>
        <w:rPr>
          <w:sz w:val="24"/>
          <w:szCs w:val="24"/>
        </w:rPr>
      </w:r>
    </w:p>
    <w:p>
      <w:pPr>
        <w:pStyle w:val="Normal"/>
        <w:spacing w:lineRule="auto" w:line="276" w:before="0" w:after="0"/>
        <w:jc w:val="both"/>
        <w:rPr/>
      </w:pPr>
      <w:r>
        <w:rPr/>
      </w:r>
    </w:p>
    <w:p>
      <w:pPr>
        <w:pStyle w:val="Normal"/>
        <w:spacing w:lineRule="auto" w:line="276" w:before="0" w:after="0"/>
        <w:jc w:val="both"/>
        <w:rPr/>
      </w:pPr>
      <w:r>
        <w:rPr/>
      </w:r>
    </w:p>
    <w:p>
      <w:pPr>
        <w:pStyle w:val="Normal"/>
        <w:spacing w:lineRule="auto" w:line="276" w:before="0" w:after="0"/>
        <w:jc w:val="both"/>
        <w:rPr/>
      </w:pPr>
      <w:r>
        <w:rPr/>
        <w:drawing>
          <wp:inline distT="0" distB="0" distL="0" distR="0">
            <wp:extent cx="2159000" cy="1295400"/>
            <wp:effectExtent l="0" t="0" r="0" b="0"/>
            <wp:docPr id="7" name="image1.jpg" descr="Sperimenta il Bio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jpg" descr="Sperimenta il BioLab”"/>
                    <pic:cNvPicPr>
                      <a:picLocks noChangeAspect="1" noChangeArrowheads="1"/>
                    </pic:cNvPicPr>
                  </pic:nvPicPr>
                  <pic:blipFill>
                    <a:blip r:embed="rId4"/>
                    <a:stretch>
                      <a:fillRect/>
                    </a:stretch>
                  </pic:blipFill>
                  <pic:spPr bwMode="auto">
                    <a:xfrm>
                      <a:off x="0" y="0"/>
                      <a:ext cx="2159000" cy="1295400"/>
                    </a:xfrm>
                    <a:prstGeom prst="rect">
                      <a:avLst/>
                    </a:prstGeom>
                  </pic:spPr>
                </pic:pic>
              </a:graphicData>
            </a:graphic>
          </wp:inline>
        </w:drawing>
      </w:r>
    </w:p>
    <w:p>
      <w:pPr>
        <w:pStyle w:val="Normal"/>
        <w:spacing w:lineRule="auto" w:line="276" w:before="0" w:after="0"/>
        <w:jc w:val="both"/>
        <w:rPr/>
      </w:pPr>
      <w:r>
        <w:rPr/>
      </w:r>
    </w:p>
    <w:p>
      <w:pPr>
        <w:pStyle w:val="Normal"/>
        <w:numPr>
          <w:ilvl w:val="0"/>
          <w:numId w:val="1"/>
        </w:numPr>
        <w:spacing w:lineRule="auto" w:line="276" w:before="0" w:after="0"/>
        <w:ind w:left="720" w:hanging="360"/>
        <w:jc w:val="both"/>
        <w:rPr/>
      </w:pPr>
      <w:r>
        <w:rPr/>
        <w:t>Fig. 3</w:t>
      </w:r>
    </w:p>
    <w:p>
      <w:pPr>
        <w:pStyle w:val="Normal"/>
        <w:spacing w:lineRule="auto" w:line="276" w:before="0" w:after="0"/>
        <w:jc w:val="both"/>
        <w:rPr/>
      </w:pPr>
      <w:r>
        <w:rPr/>
      </w:r>
    </w:p>
    <w:p>
      <w:pPr>
        <w:pStyle w:val="Normal"/>
        <w:spacing w:lineRule="auto" w:line="276" w:before="0" w:after="0"/>
        <w:ind w:left="720" w:hanging="0"/>
        <w:jc w:val="both"/>
        <w:rPr/>
      </w:pPr>
      <w:r>
        <w:rPr/>
      </w:r>
    </w:p>
    <w:p>
      <w:pPr>
        <w:pStyle w:val="Normal"/>
        <w:numPr>
          <w:ilvl w:val="0"/>
          <w:numId w:val="2"/>
        </w:numPr>
        <w:spacing w:lineRule="auto" w:line="276" w:before="0" w:after="0"/>
        <w:ind w:left="720" w:hanging="360"/>
        <w:jc w:val="both"/>
        <w:rPr>
          <w:color w:val="000000"/>
        </w:rPr>
      </w:pPr>
      <w:r>
        <w:rPr/>
        <w:t>schema processo (da fare meglio)</w:t>
      </w:r>
    </w:p>
    <w:p>
      <w:pPr>
        <w:pStyle w:val="Normal"/>
        <w:spacing w:lineRule="auto" w:line="276" w:before="0" w:after="0"/>
        <w:jc w:val="both"/>
        <w:rPr/>
      </w:pPr>
      <w:r>
        <w:rPr/>
      </w:r>
    </w:p>
    <w:p>
      <w:pPr>
        <w:pStyle w:val="Normal"/>
        <w:spacing w:lineRule="auto" w:line="276" w:before="0" w:after="0"/>
        <w:jc w:val="both"/>
        <w:rPr/>
      </w:pPr>
      <w:r>
        <w:rPr/>
      </w:r>
    </w:p>
    <w:p>
      <w:pPr>
        <w:pStyle w:val="Normal"/>
        <w:spacing w:lineRule="auto" w:line="276" w:before="0" w:after="0"/>
        <w:jc w:val="both"/>
        <w:rPr/>
      </w:pPr>
      <w:r>
        <w:rPr/>
        <w:drawing>
          <wp:inline distT="0" distB="0" distL="0" distR="0">
            <wp:extent cx="4105275" cy="2305050"/>
            <wp:effectExtent l="0" t="0" r="0" b="0"/>
            <wp:docPr id="8"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descr=""/>
                    <pic:cNvPicPr>
                      <a:picLocks noChangeAspect="1" noChangeArrowheads="1"/>
                    </pic:cNvPicPr>
                  </pic:nvPicPr>
                  <pic:blipFill>
                    <a:blip r:embed="rId5"/>
                    <a:srcRect l="0" t="-2062" r="0" b="2062"/>
                    <a:stretch>
                      <a:fillRect/>
                    </a:stretch>
                  </pic:blipFill>
                  <pic:spPr bwMode="auto">
                    <a:xfrm>
                      <a:off x="0" y="0"/>
                      <a:ext cx="4105275" cy="2305050"/>
                    </a:xfrm>
                    <a:prstGeom prst="rect">
                      <a:avLst/>
                    </a:prstGeom>
                  </pic:spPr>
                </pic:pic>
              </a:graphicData>
            </a:graphic>
          </wp:inline>
        </w:drawing>
      </w:r>
    </w:p>
    <w:p>
      <w:pPr>
        <w:pStyle w:val="Normal"/>
        <w:pBdr/>
        <w:shd w:val="clear" w:fill="FFFFFF"/>
        <w:spacing w:lineRule="auto" w:line="276" w:before="0" w:after="312"/>
        <w:jc w:val="both"/>
        <w:rPr>
          <w:color w:val="000000"/>
          <w:sz w:val="24"/>
          <w:szCs w:val="24"/>
        </w:rPr>
      </w:pPr>
      <w:r>
        <w:rPr/>
        <mc:AlternateContent>
          <mc:Choice Requires="wpg">
            <w:drawing>
              <wp:inline distT="0" distB="0" distL="0" distR="0">
                <wp:extent cx="4372610" cy="4572635"/>
                <wp:effectExtent l="0" t="0" r="0" b="0"/>
                <wp:docPr id="9" name=""/>
                <a:graphic xmlns:a="http://schemas.openxmlformats.org/drawingml/2006/main">
                  <a:graphicData uri="http://schemas.microsoft.com/office/word/2010/wordprocessingGroup">
                    <wpg:wgp>
                      <wpg:cNvGrpSpPr/>
                      <wpg:grpSpPr>
                        <a:xfrm>
                          <a:off x="0" y="0"/>
                          <a:ext cx="4371840" cy="4572000"/>
                        </a:xfrm>
                      </wpg:grpSpPr>
                      <wpg:grpSp>
                        <wpg:cNvGrpSpPr/>
                        <wpg:grpSpPr>
                          <a:xfrm>
                            <a:off x="0" y="0"/>
                            <a:ext cx="4371840" cy="4572000"/>
                          </a:xfrm>
                        </wpg:grpSpPr>
                        <wps:wsp>
                          <wps:cNvSpPr/>
                          <wps:spPr>
                            <a:xfrm>
                              <a:off x="0" y="0"/>
                              <a:ext cx="4371840" cy="4572000"/>
                            </a:xfrm>
                            <a:prstGeom prst="rect">
                              <a:avLst/>
                            </a:prstGeom>
                            <a:noFill/>
                            <a:ln>
                              <a:noFill/>
                            </a:ln>
                          </wps:spPr>
                          <wps:style>
                            <a:lnRef idx="0"/>
                            <a:fillRef idx="0"/>
                            <a:effectRef idx="0"/>
                            <a:fontRef idx="minor"/>
                          </wps:style>
                          <wps:bodyPr/>
                        </wps:wsp>
                        <wpg:grpSp>
                          <wpg:cNvGrpSpPr/>
                          <wpg:grpSpPr>
                            <a:xfrm>
                              <a:off x="0" y="0"/>
                              <a:ext cx="4371840" cy="4572000"/>
                            </a:xfrm>
                          </wpg:grpSpPr>
                          <wps:wsp>
                            <wps:cNvSpPr/>
                            <wps:spPr>
                              <a:xfrm>
                                <a:off x="0" y="0"/>
                                <a:ext cx="4371840" cy="4572000"/>
                              </a:xfrm>
                              <a:prstGeom prst="rect">
                                <a:avLst/>
                              </a:prstGeom>
                              <a:noFill/>
                              <a:ln>
                                <a:noFill/>
                              </a:ln>
                            </wps:spPr>
                            <wps:style>
                              <a:lnRef idx="0"/>
                              <a:fillRef idx="0"/>
                              <a:effectRef idx="0"/>
                              <a:fontRef idx="minor"/>
                            </wps:style>
                            <wps:bodyPr/>
                          </wps:wsp>
                          <wps:wsp>
                            <wps:cNvSpPr/>
                            <wps:spPr>
                              <a:xfrm>
                                <a:off x="473760" y="0"/>
                                <a:ext cx="1766520" cy="414720"/>
                              </a:xfrm>
                              <a:prstGeom prst="rect">
                                <a:avLst/>
                              </a:prstGeom>
                              <a:noFill/>
                              <a:ln w="9360">
                                <a:solidFill>
                                  <a:srgbClr val="000000"/>
                                </a:solidFill>
                                <a:round/>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rPr>
                                    <w:t>Milk collection</w:t>
                                  </w:r>
                                </w:p>
                              </w:txbxContent>
                            </wps:txbx>
                            <wps:bodyPr tIns="91440" bIns="91440">
                              <a:noAutofit/>
                            </wps:bodyPr>
                          </wps:wsp>
                          <wps:wsp>
                            <wps:cNvSpPr/>
                            <wps:spPr>
                              <a:xfrm>
                                <a:off x="473760" y="679320"/>
                                <a:ext cx="1766520" cy="374760"/>
                              </a:xfrm>
                              <a:prstGeom prst="rect">
                                <a:avLst/>
                              </a:prstGeom>
                              <a:noFill/>
                              <a:ln w="9360">
                                <a:solidFill>
                                  <a:srgbClr val="000000"/>
                                </a:solidFill>
                                <a:round/>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rPr>
                                    <w:t>DNA extraction</w:t>
                                  </w:r>
                                </w:p>
                              </w:txbxContent>
                            </wps:txbx>
                            <wps:bodyPr tIns="91440" bIns="91440">
                              <a:noAutofit/>
                            </wps:bodyPr>
                          </wps:wsp>
                          <wps:wsp>
                            <wps:cNvSpPr/>
                            <wps:spPr>
                              <a:xfrm>
                                <a:off x="1344960" y="1032480"/>
                                <a:ext cx="720" cy="43452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wps:wsp>
                            <wps:cNvSpPr/>
                            <wps:spPr>
                              <a:xfrm rot="10800000">
                                <a:off x="1421640" y="1967400"/>
                                <a:ext cx="9360" cy="1908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wps:wsp>
                            <wps:cNvSpPr/>
                            <wps:spPr>
                              <a:xfrm rot="21418800">
                                <a:off x="808200" y="1503720"/>
                                <a:ext cx="1074600" cy="351720"/>
                              </a:xfrm>
                              <a:prstGeom prst="rect">
                                <a:avLst/>
                              </a:prstGeom>
                              <a:noFill/>
                              <a:ln w="9360">
                                <a:solidFill>
                                  <a:srgbClr val="000000"/>
                                </a:solidFill>
                                <a:round/>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2"/>
                                      <w:spacing w:val="0"/>
                                      <w:vertAlign w:val="baseline"/>
                                      <w:position w:val="0"/>
                                      <w:sz w:val="22"/>
                                      <w:i w:val="false"/>
                                      <w:dstrike w:val="false"/>
                                      <w:strike w:val="false"/>
                                      <w:u w:val="none"/>
                                      <w:b w:val="false"/>
                                      <w:sz w:val="22"/>
                                      <w:rFonts w:eastAsia="Arial" w:cs="Arial" w:ascii="Arial" w:hAnsi="Arial"/>
                                      <w:color w:val="000000"/>
                                    </w:rPr>
                                    <w:t xml:space="preserve">bovine </w:t>
                                  </w:r>
                                </w:p>
                              </w:txbxContent>
                            </wps:txbx>
                            <wps:bodyPr tIns="91440" bIns="91440">
                              <a:noAutofit/>
                            </wps:bodyPr>
                          </wps:wsp>
                          <wps:wsp>
                            <wps:cNvSpPr/>
                            <wps:spPr>
                              <a:xfrm>
                                <a:off x="808200" y="2037600"/>
                                <a:ext cx="1091520" cy="316080"/>
                              </a:xfrm>
                              <a:prstGeom prst="rect">
                                <a:avLst/>
                              </a:prstGeom>
                              <a:noFill/>
                              <a:ln w="9360">
                                <a:solidFill>
                                  <a:srgbClr val="000000"/>
                                </a:solidFill>
                                <a:round/>
                              </a:ln>
                            </wps:spPr>
                            <wps:style>
                              <a:lnRef idx="0"/>
                              <a:fillRef idx="0"/>
                              <a:effectRef idx="0"/>
                              <a:fontRef idx="minor"/>
                            </wps:style>
                            <wps:txbx>
                              <w:txbxContent>
                                <w:p>
                                  <w:pPr>
                                    <w:overflowPunct w:val="false"/>
                                    <w:spacing w:before="0" w:after="0" w:lineRule="auto" w:line="240"/>
                                    <w:jc w:val="center"/>
                                    <w:rPr/>
                                  </w:pPr>
                                  <w:r>
                                    <w:rPr>
                                      <w:smallCaps w:val="false"/>
                                      <w:caps w:val="false"/>
                                      <w:sz w:val="22"/>
                                      <w:b w:val="false"/>
                                      <w:u w:val="none"/>
                                      <w:dstrike w:val="false"/>
                                      <w:strike w:val="false"/>
                                      <w:i w:val="false"/>
                                      <w:vertAlign w:val="baseline"/>
                                      <w:position w:val="0"/>
                                      <w:spacing w:val="0"/>
                                      <w:szCs w:val="22"/>
                                      <w:bCs w:val="false"/>
                                      <w:iCs w:val="false"/>
                                      <w:rFonts w:ascii="Arial" w:hAnsi="Arial" w:cs="Arial" w:eastAsia="Arial"/>
                                      <w:color w:val="000000"/>
                                    </w:rPr>
                                    <w:t>plant</w:t>
                                  </w:r>
                                  <w:r>
                                    <w:rPr>
                                      <w:smallCaps w:val="false"/>
                                      <w:caps w:val="false"/>
                                      <w:b w:val="false"/>
                                      <w:u w:val="none"/>
                                      <w:dstrike w:val="false"/>
                                      <w:strike w:val="false"/>
                                      <w:i w:val="false"/>
                                      <w:vertAlign w:val="baseline"/>
                                      <w:position w:val="0"/>
                                      <w:sz w:val="28"/>
                                      <w:spacing w:val="0"/>
                                      <w:bCs w:val="false"/>
                                      <w:iCs w:val="false"/>
                                      <w:sz w:val="28"/>
                                      <w:szCs w:val="28"/>
                                      <w:rFonts w:ascii="Arial" w:hAnsi="Arial" w:cs="Arial" w:eastAsia="Arial"/>
                                      <w:color w:val="000000"/>
                                    </w:rPr>
                                    <w:t xml:space="preserve"> </w:t>
                                  </w:r>
                                </w:p>
                              </w:txbxContent>
                            </wps:txbx>
                            <wps:bodyPr tIns="91440" bIns="91440">
                              <a:noAutofit/>
                            </wps:bodyPr>
                          </wps:wsp>
                          <wps:wsp>
                            <wps:cNvSpPr/>
                            <wps:spPr>
                              <a:xfrm>
                                <a:off x="826200" y="2479680"/>
                                <a:ext cx="1065600" cy="315720"/>
                              </a:xfrm>
                              <a:prstGeom prst="rect">
                                <a:avLst/>
                              </a:prstGeom>
                              <a:noFill/>
                              <a:ln w="9360">
                                <a:solidFill>
                                  <a:srgbClr val="000000"/>
                                </a:solidFill>
                                <a:round/>
                              </a:ln>
                            </wps:spPr>
                            <wps:style>
                              <a:lnRef idx="0"/>
                              <a:fillRef idx="0"/>
                              <a:effectRef idx="0"/>
                              <a:fontRef idx="minor"/>
                            </wps:style>
                            <wps:txbx>
                              <w:txbxContent>
                                <w:p>
                                  <w:pPr>
                                    <w:overflowPunct w:val="false"/>
                                    <w:spacing w:before="0" w:after="0" w:lineRule="auto" w:line="240"/>
                                    <w:jc w:val="center"/>
                                    <w:rPr/>
                                  </w:pPr>
                                  <w:r>
                                    <w:rPr>
                                      <w:smallCaps w:val="false"/>
                                      <w:caps w:val="false"/>
                                      <w:sz w:val="22"/>
                                      <w:b w:val="false"/>
                                      <w:u w:val="none"/>
                                      <w:dstrike w:val="false"/>
                                      <w:strike w:val="false"/>
                                      <w:i w:val="false"/>
                                      <w:vertAlign w:val="baseline"/>
                                      <w:position w:val="0"/>
                                      <w:spacing w:val="0"/>
                                      <w:szCs w:val="22"/>
                                      <w:bCs w:val="false"/>
                                      <w:iCs w:val="false"/>
                                      <w:rFonts w:ascii="Arial" w:hAnsi="Arial" w:cs="Arial" w:eastAsia="Arial"/>
                                      <w:color w:val="000000"/>
                                    </w:rPr>
                                    <w:t>other (e-DNA)</w:t>
                                  </w:r>
                                  <w:r>
                                    <w:rPr>
                                      <w:smallCaps w:val="false"/>
                                      <w:caps w:val="false"/>
                                      <w:b w:val="false"/>
                                      <w:u w:val="none"/>
                                      <w:dstrike w:val="false"/>
                                      <w:strike w:val="false"/>
                                      <w:i w:val="false"/>
                                      <w:vertAlign w:val="baseline"/>
                                      <w:position w:val="0"/>
                                      <w:sz w:val="28"/>
                                      <w:spacing w:val="0"/>
                                      <w:bCs w:val="false"/>
                                      <w:iCs w:val="false"/>
                                      <w:sz w:val="28"/>
                                      <w:szCs w:val="28"/>
                                      <w:rFonts w:ascii="Arial" w:hAnsi="Arial" w:cs="Arial" w:eastAsia="Arial"/>
                                      <w:color w:val="000000"/>
                                    </w:rPr>
                                    <w:t xml:space="preserve"> </w:t>
                                  </w:r>
                                </w:p>
                              </w:txbxContent>
                            </wps:txbx>
                            <wps:bodyPr tIns="91440" bIns="91440">
                              <a:noAutofit/>
                            </wps:bodyPr>
                          </wps:wsp>
                          <wps:wsp>
                            <wps:cNvSpPr/>
                            <wps:spPr>
                              <a:xfrm>
                                <a:off x="601920" y="1395720"/>
                                <a:ext cx="1559520" cy="1757160"/>
                              </a:xfrm>
                              <a:prstGeom prst="roundRect">
                                <a:avLst>
                                  <a:gd name="adj" fmla="val 16667"/>
                                </a:avLst>
                              </a:prstGeom>
                              <a:noFill/>
                              <a:ln w="9360">
                                <a:solidFill>
                                  <a:srgbClr val="0000ff"/>
                                </a:solidFill>
                                <a:round/>
                              </a:ln>
                            </wps:spPr>
                            <wps:style>
                              <a:lnRef idx="0"/>
                              <a:fillRef idx="0"/>
                              <a:effectRef idx="0"/>
                              <a:fontRef idx="minor"/>
                            </wps:style>
                            <wps:bodyPr/>
                          </wps:wsp>
                          <wps:wsp>
                            <wps:cNvSpPr/>
                            <wps:spPr>
                              <a:xfrm>
                                <a:off x="2082240" y="2208600"/>
                                <a:ext cx="808920" cy="936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wps:wsp>
                            <wps:cNvSpPr/>
                            <wps:spPr>
                              <a:xfrm>
                                <a:off x="2921760" y="1973520"/>
                                <a:ext cx="1450440" cy="408960"/>
                              </a:xfrm>
                              <a:prstGeom prst="rect">
                                <a:avLst/>
                              </a:prstGeom>
                              <a:noFill/>
                              <a:ln w="9360">
                                <a:solidFill>
                                  <a:srgbClr val="000000"/>
                                </a:solidFill>
                                <a:round/>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rPr>
                                    <w:t>Amplification</w:t>
                                  </w:r>
                                </w:p>
                              </w:txbxContent>
                            </wps:txbx>
                            <wps:bodyPr tIns="91440" bIns="91440">
                              <a:noAutofit/>
                            </wps:bodyPr>
                          </wps:wsp>
                          <wps:wsp>
                            <wps:cNvSpPr/>
                            <wps:spPr>
                              <a:xfrm>
                                <a:off x="1356840" y="415440"/>
                                <a:ext cx="4320" cy="22680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wps:wsp>
                            <wps:cNvSpPr/>
                            <wps:spPr>
                              <a:xfrm>
                                <a:off x="1327320" y="2985840"/>
                                <a:ext cx="1800" cy="29088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wps:wsp>
                            <wps:cNvSpPr/>
                            <wps:spPr>
                              <a:xfrm>
                                <a:off x="947520" y="3202200"/>
                                <a:ext cx="808200" cy="315720"/>
                              </a:xfrm>
                              <a:prstGeom prst="rect">
                                <a:avLst/>
                              </a:prstGeom>
                              <a:noFill/>
                              <a:ln w="9360">
                                <a:solidFill>
                                  <a:srgbClr val="000000"/>
                                </a:solidFill>
                                <a:round/>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rPr>
                                    <w:t>NGS</w:t>
                                  </w:r>
                                </w:p>
                              </w:txbxContent>
                            </wps:txbx>
                            <wps:bodyPr tIns="91440" bIns="91440" anchor="ctr">
                              <a:noAutofit/>
                            </wps:bodyPr>
                          </wps:wsp>
                          <wps:wsp>
                            <wps:cNvSpPr/>
                            <wps:spPr>
                              <a:xfrm>
                                <a:off x="324360" y="3646800"/>
                                <a:ext cx="1999440" cy="374760"/>
                              </a:xfrm>
                              <a:prstGeom prst="rect">
                                <a:avLst/>
                              </a:prstGeom>
                              <a:noFill/>
                              <a:ln w="9360">
                                <a:solidFill>
                                  <a:srgbClr val="000000"/>
                                </a:solidFill>
                                <a:round/>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rPr>
                                    <w:t>Bioinformatic Analysis</w:t>
                                  </w:r>
                                </w:p>
                              </w:txbxContent>
                            </wps:txbx>
                            <wps:bodyPr tIns="91440" bIns="91440">
                              <a:noAutofit/>
                            </wps:bodyPr>
                          </wps:wsp>
                          <wps:wsp>
                            <wps:cNvSpPr/>
                            <wps:spPr>
                              <a:xfrm>
                                <a:off x="0" y="4197240"/>
                                <a:ext cx="2625120" cy="374760"/>
                              </a:xfrm>
                              <a:prstGeom prst="rect">
                                <a:avLst/>
                              </a:prstGeom>
                              <a:noFill/>
                              <a:ln w="9360">
                                <a:solidFill>
                                  <a:srgbClr val="000000"/>
                                </a:solidFill>
                                <a:round/>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rPr>
                                    <w:t>PLANT CHARACTERIZATION</w:t>
                                  </w:r>
                                </w:p>
                              </w:txbxContent>
                            </wps:txbx>
                            <wps:bodyPr tIns="91440" bIns="91440">
                              <a:noAutofit/>
                            </wps:bodyPr>
                          </wps:wsp>
                          <wps:wsp>
                            <wps:cNvSpPr/>
                            <wps:spPr>
                              <a:xfrm flipH="1">
                                <a:off x="1324080" y="3518640"/>
                                <a:ext cx="27360" cy="12780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wps:wsp>
                            <wps:cNvSpPr/>
                            <wps:spPr>
                              <a:xfrm flipH="1">
                                <a:off x="1311840" y="4022640"/>
                                <a:ext cx="10800" cy="173880"/>
                              </a:xfrm>
                              <a:custGeom>
                                <a:avLst/>
                                <a:gdLst/>
                                <a:ahLst/>
                                <a:rect l="l" t="t" r="r" b="b"/>
                                <a:pathLst>
                                  <a:path w="21600" h="21600">
                                    <a:moveTo>
                                      <a:pt x="0" y="0"/>
                                    </a:moveTo>
                                    <a:lnTo>
                                      <a:pt x="21600" y="21600"/>
                                    </a:lnTo>
                                  </a:path>
                                </a:pathLst>
                              </a:custGeom>
                              <a:noFill/>
                              <a:ln w="9360">
                                <a:solidFill>
                                  <a:srgbClr val="000000"/>
                                </a:solidFill>
                                <a:round/>
                              </a:ln>
                            </wps:spPr>
                            <wps:style>
                              <a:lnRef idx="0"/>
                              <a:fillRef idx="0"/>
                              <a:effectRef idx="0"/>
                              <a:fontRef idx="minor"/>
                            </wps:style>
                            <wps:bodyPr/>
                          </wps:wsp>
                        </wpg:grpSp>
                      </wpg:grpSp>
                    </wpg:wgp>
                  </a:graphicData>
                </a:graphic>
              </wp:inline>
            </w:drawing>
          </mc:Choice>
          <mc:Fallback>
            <w:pict>
              <v:group id="shape_0" style="position:absolute;margin-left:0pt;margin-top:-360.05pt;width:344.25pt;height:360pt" coordorigin="0,-7201" coordsize="6885,7200">
                <v:group id="shape_0" style="position:absolute;left:0;top:-7201;width:6885;height:7200">
                  <v:rect id="shape_0" ID="Shape 3" stroked="f" style="position:absolute;left:0;top:-7201;width:6884;height:7199;mso-position-vertical:top">
                    <w10:wrap type="none"/>
                    <v:fill o:detectmouseclick="t" on="false"/>
                    <v:stroke color="#3465a4" joinstyle="round" endcap="flat"/>
                  </v:rect>
                  <v:group id="shape_0" style="position:absolute;left:0;top:-7201;width:6885;height:7200">
                    <v:rect id="shape_0" ID="Shape 5" stroked="f" style="position:absolute;left:0;top:-7201;width:6884;height:7199;mso-position-vertical:top">
                      <w10:wrap type="none"/>
                      <v:fill o:detectmouseclick="t" on="false"/>
                      <v:stroke color="#3465a4" joinstyle="round" endcap="flat"/>
                    </v:rect>
                    <v:rect id="shape_0" ID="Shape 6" stroked="t" style="position:absolute;left:746;top:-7201;width:2781;height:652;mso-position-vertical:top">
                      <v:textbox>
                        <w:txbxContent>
                          <w:p>
                            <w:pPr>
                              <w:overflowPunct w:val="false"/>
                              <w:spacing w:before="0" w:after="0" w:lineRule="auto" w:line="240"/>
                              <w:jc w:val="center"/>
                              <w:rPr/>
                            </w:pPr>
                            <w:r>
                              <w:rPr>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rPr>
                              <w:t>Milk collection</w:t>
                            </w:r>
                          </w:p>
                        </w:txbxContent>
                      </v:textbox>
                      <w10:wrap type="square"/>
                      <v:fill o:detectmouseclick="t" on="false"/>
                      <v:stroke color="black" weight="9360" joinstyle="round" endcap="flat"/>
                    </v:rect>
                    <v:rect id="shape_0" ID="Shape 7" stroked="t" style="position:absolute;left:746;top:-6131;width:2781;height:589;mso-position-vertical:top">
                      <v:textbox>
                        <w:txbxContent>
                          <w:p>
                            <w:pPr>
                              <w:overflowPunct w:val="false"/>
                              <w:spacing w:before="0" w:after="0" w:lineRule="auto" w:line="240"/>
                              <w:jc w:val="center"/>
                              <w:rPr/>
                            </w:pPr>
                            <w:r>
                              <w:rPr>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rPr>
                              <w:t>DNA extraction</w:t>
                            </w:r>
                          </w:p>
                        </w:txbxContent>
                      </v:textbox>
                      <w10:wrap type="square"/>
                      <v:fill o:detectmouseclick="t" on="false"/>
                      <v:stroke color="black" weight="9360" joinstyle="round" endcap="flat"/>
                    </v:rect>
                    <v:shapetype id="shapetype_32" coordsize="21600,21600" o:spt="32" path="m,l21600,21600nfe">
                      <v:stroke joinstyle="miter"/>
                      <v:path gradientshapeok="t" o:connecttype="rect" textboxrect="0,0,21600,21600"/>
                    </v:shapetype>
                    <v:shape id="shape_0" stroked="t" style="position:absolute;left:2118;top:-5575;width:0;height:683;mso-position-vertical:top" type="shapetype_32">
                      <w10:wrap type="none"/>
                      <v:fill o:detectmouseclick="t" on="false"/>
                      <v:stroke color="black" weight="9360" joinstyle="round" endcap="flat"/>
                    </v:shape>
                    <v:shape id="shape_0" stroked="t" style="position:absolute;left:2239;top:-4103;width:14;height:29;rotation:180;mso-position-vertical:top" type="shapetype_32">
                      <w10:wrap type="none"/>
                      <v:fill o:detectmouseclick="t" on="false"/>
                      <v:stroke color="black" weight="9360" joinstyle="round" endcap="flat"/>
                    </v:shape>
                    <v:rect id="shape_0" ID="Shape 10" stroked="t" style="position:absolute;left:1286;top:-4789;width:1691;height:553;rotation:357;mso-position-vertical:top">
                      <v:textbox>
                        <w:txbxContent>
                          <w:p>
                            <w:pPr>
                              <w:overflowPunct w:val="false"/>
                              <w:spacing w:before="0" w:after="0" w:lineRule="auto" w:line="240"/>
                              <w:jc w:val="center"/>
                              <w:rPr/>
                            </w:pPr>
                            <w:r>
                              <w:rPr>
                                <w:smallCaps w:val="false"/>
                                <w:caps w:val="false"/>
                                <w:iCs w:val="false"/>
                                <w:bCs w:val="false"/>
                                <w:szCs w:val="22"/>
                                <w:spacing w:val="0"/>
                                <w:vertAlign w:val="baseline"/>
                                <w:position w:val="0"/>
                                <w:sz w:val="22"/>
                                <w:i w:val="false"/>
                                <w:dstrike w:val="false"/>
                                <w:strike w:val="false"/>
                                <w:u w:val="none"/>
                                <w:b w:val="false"/>
                                <w:sz w:val="22"/>
                                <w:rFonts w:eastAsia="Arial" w:cs="Arial" w:ascii="Arial" w:hAnsi="Arial"/>
                                <w:color w:val="000000"/>
                              </w:rPr>
                              <w:t xml:space="preserve">bovine </w:t>
                            </w:r>
                          </w:p>
                        </w:txbxContent>
                      </v:textbox>
                      <w10:wrap type="square"/>
                      <v:fill o:detectmouseclick="t" on="false"/>
                      <v:stroke color="black" weight="9360" joinstyle="round" endcap="flat"/>
                    </v:rect>
                    <v:rect id="shape_0" ID="Shape 11" stroked="t" style="position:absolute;left:1273;top:-3992;width:1718;height:497;mso-position-vertical:top">
                      <v:textbox>
                        <w:txbxContent>
                          <w:p>
                            <w:pPr>
                              <w:overflowPunct w:val="false"/>
                              <w:spacing w:before="0" w:after="0" w:lineRule="auto" w:line="240"/>
                              <w:jc w:val="center"/>
                              <w:rPr/>
                            </w:pPr>
                            <w:r>
                              <w:rPr>
                                <w:smallCaps w:val="false"/>
                                <w:caps w:val="false"/>
                                <w:sz w:val="22"/>
                                <w:b w:val="false"/>
                                <w:u w:val="none"/>
                                <w:dstrike w:val="false"/>
                                <w:strike w:val="false"/>
                                <w:i w:val="false"/>
                                <w:vertAlign w:val="baseline"/>
                                <w:position w:val="0"/>
                                <w:spacing w:val="0"/>
                                <w:szCs w:val="22"/>
                                <w:bCs w:val="false"/>
                                <w:iCs w:val="false"/>
                                <w:rFonts w:ascii="Arial" w:hAnsi="Arial" w:cs="Arial" w:eastAsia="Arial"/>
                                <w:color w:val="000000"/>
                              </w:rPr>
                              <w:t>plant</w:t>
                            </w:r>
                            <w:r>
                              <w:rPr>
                                <w:smallCaps w:val="false"/>
                                <w:caps w:val="false"/>
                                <w:b w:val="false"/>
                                <w:u w:val="none"/>
                                <w:dstrike w:val="false"/>
                                <w:strike w:val="false"/>
                                <w:i w:val="false"/>
                                <w:vertAlign w:val="baseline"/>
                                <w:position w:val="0"/>
                                <w:sz w:val="28"/>
                                <w:spacing w:val="0"/>
                                <w:bCs w:val="false"/>
                                <w:iCs w:val="false"/>
                                <w:sz w:val="28"/>
                                <w:szCs w:val="28"/>
                                <w:rFonts w:ascii="Arial" w:hAnsi="Arial" w:cs="Arial" w:eastAsia="Arial"/>
                                <w:color w:val="000000"/>
                              </w:rPr>
                              <w:t xml:space="preserve"> </w:t>
                            </w:r>
                          </w:p>
                        </w:txbxContent>
                      </v:textbox>
                      <w10:wrap type="square"/>
                      <v:fill o:detectmouseclick="t" on="false"/>
                      <v:stroke color="black" weight="9360" joinstyle="round" endcap="flat"/>
                    </v:rect>
                    <v:rect id="shape_0" ID="Shape 12" stroked="t" style="position:absolute;left:1301;top:-3296;width:1677;height:496;mso-position-vertical:top">
                      <v:textbox>
                        <w:txbxContent>
                          <w:p>
                            <w:pPr>
                              <w:overflowPunct w:val="false"/>
                              <w:spacing w:before="0" w:after="0" w:lineRule="auto" w:line="240"/>
                              <w:jc w:val="center"/>
                              <w:rPr/>
                            </w:pPr>
                            <w:r>
                              <w:rPr>
                                <w:smallCaps w:val="false"/>
                                <w:caps w:val="false"/>
                                <w:sz w:val="22"/>
                                <w:b w:val="false"/>
                                <w:u w:val="none"/>
                                <w:dstrike w:val="false"/>
                                <w:strike w:val="false"/>
                                <w:i w:val="false"/>
                                <w:vertAlign w:val="baseline"/>
                                <w:position w:val="0"/>
                                <w:spacing w:val="0"/>
                                <w:szCs w:val="22"/>
                                <w:bCs w:val="false"/>
                                <w:iCs w:val="false"/>
                                <w:rFonts w:ascii="Arial" w:hAnsi="Arial" w:cs="Arial" w:eastAsia="Arial"/>
                                <w:color w:val="000000"/>
                              </w:rPr>
                              <w:t>other (e-DNA)</w:t>
                            </w:r>
                            <w:r>
                              <w:rPr>
                                <w:smallCaps w:val="false"/>
                                <w:caps w:val="false"/>
                                <w:b w:val="false"/>
                                <w:u w:val="none"/>
                                <w:dstrike w:val="false"/>
                                <w:strike w:val="false"/>
                                <w:i w:val="false"/>
                                <w:vertAlign w:val="baseline"/>
                                <w:position w:val="0"/>
                                <w:sz w:val="28"/>
                                <w:spacing w:val="0"/>
                                <w:bCs w:val="false"/>
                                <w:iCs w:val="false"/>
                                <w:sz w:val="28"/>
                                <w:szCs w:val="28"/>
                                <w:rFonts w:ascii="Arial" w:hAnsi="Arial" w:cs="Arial" w:eastAsia="Arial"/>
                                <w:color w:val="000000"/>
                              </w:rPr>
                              <w:t xml:space="preserve"> </w:t>
                            </w:r>
                          </w:p>
                        </w:txbxContent>
                      </v:textbox>
                      <w10:wrap type="square"/>
                      <v:fill o:detectmouseclick="t" on="false"/>
                      <v:stroke color="black" weight="9360" joinstyle="round" endcap="flat"/>
                    </v:rect>
                    <v:shape id="shape_0" stroked="t" style="position:absolute;left:3279;top:-3723;width:1273;height:14;mso-position-vertical:top" type="shapetype_32">
                      <w10:wrap type="none"/>
                      <v:fill o:detectmouseclick="t" on="false"/>
                      <v:stroke color="black" weight="9360" joinstyle="round" endcap="flat"/>
                    </v:shape>
                    <v:rect id="shape_0" ID="Shape 15" stroked="t" style="position:absolute;left:4601;top:-4093;width:2283;height:643;mso-position-vertical:top">
                      <v:textbox>
                        <w:txbxContent>
                          <w:p>
                            <w:pPr>
                              <w:overflowPunct w:val="false"/>
                              <w:spacing w:before="0" w:after="0" w:lineRule="auto" w:line="240"/>
                              <w:jc w:val="center"/>
                              <w:rPr/>
                            </w:pPr>
                            <w:r>
                              <w:rPr>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rPr>
                              <w:t>Amplification</w:t>
                            </w:r>
                          </w:p>
                        </w:txbxContent>
                      </v:textbox>
                      <w10:wrap type="square"/>
                      <v:fill o:detectmouseclick="t" on="false"/>
                      <v:stroke color="black" weight="9360" joinstyle="round" endcap="flat"/>
                    </v:rect>
                    <v:shape id="shape_0" stroked="t" style="position:absolute;left:2137;top:-6547;width:6;height:356;mso-position-vertical:top" type="shapetype_32">
                      <w10:wrap type="none"/>
                      <v:fill o:detectmouseclick="t" on="false"/>
                      <v:stroke color="black" weight="9360" joinstyle="round" endcap="flat"/>
                    </v:shape>
                    <v:shape id="shape_0" stroked="t" style="position:absolute;left:2090;top:-2499;width:2;height:457;mso-position-vertical:top" type="shapetype_32">
                      <w10:wrap type="none"/>
                      <v:fill o:detectmouseclick="t" on="false"/>
                      <v:stroke color="black" weight="9360" joinstyle="round" endcap="flat"/>
                    </v:shape>
                    <v:rect id="shape_0" ID="Shape 18" stroked="t" style="position:absolute;left:1492;top:-2158;width:1272;height:496;mso-position-vertical:top">
                      <v:textbox>
                        <w:txbxContent>
                          <w:p>
                            <w:pPr>
                              <w:overflowPunct w:val="false"/>
                              <w:spacing w:before="0" w:after="0" w:lineRule="auto" w:line="240"/>
                              <w:jc w:val="center"/>
                              <w:rPr/>
                            </w:pPr>
                            <w:r>
                              <w:rPr>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rPr>
                              <w:t>NGS</w:t>
                            </w:r>
                          </w:p>
                        </w:txbxContent>
                      </v:textbox>
                      <w10:wrap type="square"/>
                      <v:fill o:detectmouseclick="t" on="false"/>
                      <v:stroke color="black" weight="9360" joinstyle="round" endcap="flat"/>
                    </v:rect>
                    <v:rect id="shape_0" ID="Shape 19" stroked="t" style="position:absolute;left:511;top:-1458;width:3148;height:589;mso-position-vertical:top">
                      <v:textbox>
                        <w:txbxContent>
                          <w:p>
                            <w:pPr>
                              <w:overflowPunct w:val="false"/>
                              <w:spacing w:before="0" w:after="0" w:lineRule="auto" w:line="240"/>
                              <w:jc w:val="center"/>
                              <w:rPr/>
                            </w:pPr>
                            <w:r>
                              <w:rPr>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rPr>
                              <w:t>Bioinformatic Analysis</w:t>
                            </w:r>
                          </w:p>
                        </w:txbxContent>
                      </v:textbox>
                      <w10:wrap type="square"/>
                      <v:fill o:detectmouseclick="t" on="false"/>
                      <v:stroke color="black" weight="9360" joinstyle="round" endcap="flat"/>
                    </v:rect>
                    <v:rect id="shape_0" ID="Shape 20" stroked="t" style="position:absolute;left:0;top:-591;width:4133;height:589;mso-position-vertical:top">
                      <v:textbox>
                        <w:txbxContent>
                          <w:p>
                            <w:pPr>
                              <w:overflowPunct w:val="false"/>
                              <w:spacing w:before="0" w:after="0" w:lineRule="auto" w:line="240"/>
                              <w:jc w:val="center"/>
                              <w:rPr/>
                            </w:pPr>
                            <w:r>
                              <w:rPr>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rPr>
                              <w:t>PLANT CHARACTERIZATION</w:t>
                            </w:r>
                          </w:p>
                        </w:txbxContent>
                      </v:textbox>
                      <w10:wrap type="square"/>
                      <v:fill o:detectmouseclick="t" on="false"/>
                      <v:stroke color="black" weight="9360" joinstyle="round" endcap="flat"/>
                    </v:rect>
                    <v:shape id="shape_0" stroked="t" style="position:absolute;left:2085;top:-1660;width:42;height:200;flip:x;mso-position-vertical:top" type="shapetype_32">
                      <w10:wrap type="none"/>
                      <v:fill o:detectmouseclick="t" on="false"/>
                      <v:stroke color="black" weight="9360" joinstyle="round" endcap="flat"/>
                    </v:shape>
                    <v:shape id="shape_0" stroked="t" style="position:absolute;left:2066;top:-866;width:16;height:273;flip:x;mso-position-vertical:top" type="shapetype_32">
                      <w10:wrap type="none"/>
                      <v:fill o:detectmouseclick="t" on="false"/>
                      <v:stroke color="black" weight="9360" joinstyle="round" endcap="flat"/>
                    </v:shape>
                  </v:group>
                </v:group>
              </v:group>
            </w:pict>
          </mc:Fallback>
        </mc:AlternateContent>
      </w:r>
    </w:p>
    <w:p>
      <w:pPr>
        <w:pStyle w:val="Normal"/>
        <w:pBdr/>
        <w:shd w:val="clear" w:fill="FFFFFF"/>
        <w:spacing w:lineRule="auto" w:line="276" w:before="0" w:after="312"/>
        <w:jc w:val="both"/>
        <w:rPr>
          <w:color w:val="000000"/>
          <w:sz w:val="24"/>
          <w:szCs w:val="24"/>
        </w:rPr>
      </w:pPr>
      <w:r>
        <w:rPr>
          <w:color w:val="000000"/>
          <w:sz w:val="24"/>
          <w:szCs w:val="24"/>
        </w:rPr>
      </w:r>
    </w:p>
    <w:p>
      <w:pPr>
        <w:pStyle w:val="Normal"/>
        <w:spacing w:lineRule="auto" w:line="276" w:before="0" w:after="0"/>
        <w:jc w:val="both"/>
        <w:rPr>
          <w:color w:val="000000"/>
        </w:rPr>
      </w:pPr>
      <w:r>
        <w:rPr>
          <w:color w:val="000000"/>
        </w:rPr>
      </w:r>
    </w:p>
    <w:p>
      <w:pPr>
        <w:pStyle w:val="Normal"/>
        <w:spacing w:lineRule="auto" w:line="276" w:before="0" w:after="0"/>
        <w:jc w:val="both"/>
        <w:rPr>
          <w:color w:val="000000"/>
        </w:rPr>
      </w:pPr>
      <w:r>
        <w:rPr>
          <w:color w:val="000000"/>
        </w:rPr>
      </w:r>
    </w:p>
    <w:p>
      <w:pPr>
        <w:pStyle w:val="Normal"/>
        <w:spacing w:lineRule="auto" w:line="276"/>
        <w:jc w:val="both"/>
        <w:rPr/>
      </w:pPr>
      <w:r>
        <w:rPr/>
      </w:r>
    </w:p>
    <w:p>
      <w:pPr>
        <w:pStyle w:val="Normal"/>
        <w:spacing w:lineRule="auto" w:line="276"/>
        <w:jc w:val="both"/>
        <w:rPr/>
      </w:pPr>
      <w:r>
        <w:rPr/>
      </w:r>
    </w:p>
    <w:p>
      <w:pPr>
        <w:pStyle w:val="Normal"/>
        <w:spacing w:lineRule="auto" w:line="276"/>
        <w:jc w:val="both"/>
        <w:rPr/>
      </w:pPr>
      <w:r>
        <w:rPr/>
      </w:r>
    </w:p>
    <w:p>
      <w:pPr>
        <w:pStyle w:val="Normal"/>
        <w:spacing w:lineRule="auto" w:line="276"/>
        <w:jc w:val="both"/>
        <w:rPr/>
      </w:pPr>
      <w:r>
        <w:rPr/>
      </w:r>
    </w:p>
    <w:p>
      <w:pPr>
        <w:pStyle w:val="Normal"/>
        <w:spacing w:lineRule="auto" w:line="276"/>
        <w:jc w:val="both"/>
        <w:rPr/>
      </w:pPr>
      <w:r>
        <w:rPr/>
      </w:r>
    </w:p>
    <w:p>
      <w:pPr>
        <w:pStyle w:val="Normal"/>
        <w:spacing w:lineRule="auto" w:line="276"/>
        <w:jc w:val="both"/>
        <w:rPr/>
      </w:pPr>
      <w:r>
        <w:rPr/>
        <w:t xml:space="preserve"> </w:t>
      </w:r>
      <w:r>
        <w:rPr/>
        <w:t xml:space="preserve">Figura A </w:t>
      </w:r>
    </w:p>
    <w:p>
      <w:pPr>
        <w:pStyle w:val="Normal"/>
        <w:spacing w:lineRule="auto" w:line="276"/>
        <w:jc w:val="both"/>
        <w:rPr/>
      </w:pPr>
      <w:r>
        <w:rPr/>
        <w:drawing>
          <wp:inline distT="0" distB="0" distL="0" distR="0">
            <wp:extent cx="5992495" cy="3532505"/>
            <wp:effectExtent l="0" t="0" r="0" b="0"/>
            <wp:docPr id="10"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descr=""/>
                    <pic:cNvPicPr>
                      <a:picLocks noChangeAspect="1" noChangeArrowheads="1"/>
                    </pic:cNvPicPr>
                  </pic:nvPicPr>
                  <pic:blipFill>
                    <a:blip r:embed="rId6"/>
                    <a:stretch>
                      <a:fillRect/>
                    </a:stretch>
                  </pic:blipFill>
                  <pic:spPr bwMode="auto">
                    <a:xfrm>
                      <a:off x="0" y="0"/>
                      <a:ext cx="5992495" cy="3532505"/>
                    </a:xfrm>
                    <a:prstGeom prst="rect">
                      <a:avLst/>
                    </a:prstGeom>
                  </pic:spPr>
                </pic:pic>
              </a:graphicData>
            </a:graphic>
          </wp:inline>
        </w:drawing>
      </w:r>
    </w:p>
    <w:p>
      <w:pPr>
        <w:pStyle w:val="Normal"/>
        <w:spacing w:lineRule="auto" w:line="276"/>
        <w:jc w:val="both"/>
        <w:rPr/>
      </w:pPr>
      <w:r>
        <w:rPr/>
        <w:drawing>
          <wp:anchor behindDoc="0" distT="0" distB="0" distL="0" distR="0" simplePos="0" locked="0" layoutInCell="1" allowOverlap="1" relativeHeight="3">
            <wp:simplePos x="0" y="0"/>
            <wp:positionH relativeFrom="column">
              <wp:posOffset>280035</wp:posOffset>
            </wp:positionH>
            <wp:positionV relativeFrom="paragraph">
              <wp:posOffset>184785</wp:posOffset>
            </wp:positionV>
            <wp:extent cx="1851660" cy="2469515"/>
            <wp:effectExtent l="0" t="0" r="0" b="0"/>
            <wp:wrapNone/>
            <wp:docPr id="11" name="image7.jpg" descr="C:\Users\capoferri\Downloads\IMG_2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jpg" descr="C:\Users\capoferri\Downloads\IMG_2904.JPG"/>
                    <pic:cNvPicPr>
                      <a:picLocks noChangeAspect="1" noChangeArrowheads="1"/>
                    </pic:cNvPicPr>
                  </pic:nvPicPr>
                  <pic:blipFill>
                    <a:blip r:embed="rId7"/>
                    <a:stretch>
                      <a:fillRect/>
                    </a:stretch>
                  </pic:blipFill>
                  <pic:spPr bwMode="auto">
                    <a:xfrm>
                      <a:off x="0" y="0"/>
                      <a:ext cx="1851660" cy="2469515"/>
                    </a:xfrm>
                    <a:prstGeom prst="rect">
                      <a:avLst/>
                    </a:prstGeom>
                  </pic:spPr>
                </pic:pic>
              </a:graphicData>
            </a:graphic>
          </wp:anchor>
        </w:drawing>
      </w:r>
    </w:p>
    <w:p>
      <w:pPr>
        <w:pStyle w:val="Normal"/>
        <w:spacing w:lineRule="auto" w:line="276"/>
        <w:jc w:val="both"/>
        <w:rPr/>
      </w:pPr>
      <w:r>
        <w:rPr/>
        <w:drawing>
          <wp:anchor behindDoc="0" distT="0" distB="0" distL="0" distR="0" simplePos="0" locked="0" layoutInCell="1" allowOverlap="1" relativeHeight="2">
            <wp:simplePos x="0" y="0"/>
            <wp:positionH relativeFrom="column">
              <wp:posOffset>2705100</wp:posOffset>
            </wp:positionH>
            <wp:positionV relativeFrom="paragraph">
              <wp:posOffset>62865</wp:posOffset>
            </wp:positionV>
            <wp:extent cx="3067050" cy="2300605"/>
            <wp:effectExtent l="0" t="0" r="0" b="0"/>
            <wp:wrapNone/>
            <wp:docPr id="12" name="image3.jpg" descr="C:\Users\capoferri\Downloads\IMG_2908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jpg" descr="C:\Users\capoferri\Downloads\IMG_2908 (1).JPG"/>
                    <pic:cNvPicPr>
                      <a:picLocks noChangeAspect="1" noChangeArrowheads="1"/>
                    </pic:cNvPicPr>
                  </pic:nvPicPr>
                  <pic:blipFill>
                    <a:blip r:embed="rId8"/>
                    <a:stretch>
                      <a:fillRect/>
                    </a:stretch>
                  </pic:blipFill>
                  <pic:spPr bwMode="auto">
                    <a:xfrm>
                      <a:off x="0" y="0"/>
                      <a:ext cx="3067050" cy="2300605"/>
                    </a:xfrm>
                    <a:prstGeom prst="rect">
                      <a:avLst/>
                    </a:prstGeom>
                  </pic:spPr>
                </pic:pic>
              </a:graphicData>
            </a:graphic>
          </wp:anchor>
        </w:drawing>
      </w:r>
    </w:p>
    <w:p>
      <w:pPr>
        <w:pStyle w:val="Normal"/>
        <w:spacing w:lineRule="auto" w:line="276"/>
        <w:jc w:val="both"/>
        <w:rPr/>
      </w:pPr>
      <w:r>
        <w:rPr/>
      </w:r>
    </w:p>
    <w:p>
      <w:pPr>
        <w:pStyle w:val="Normal"/>
        <w:spacing w:lineRule="auto" w:line="276"/>
        <w:jc w:val="both"/>
        <w:rPr/>
      </w:pPr>
      <w:r>
        <w:rPr/>
      </w:r>
    </w:p>
    <w:p>
      <w:pPr>
        <w:pStyle w:val="Normal"/>
        <w:spacing w:lineRule="auto" w:line="276"/>
        <w:jc w:val="both"/>
        <w:rPr/>
      </w:pPr>
      <w:r>
        <w:rPr/>
      </w:r>
    </w:p>
    <w:p>
      <w:pPr>
        <w:pStyle w:val="Normal"/>
        <w:spacing w:lineRule="auto" w:line="276"/>
        <w:jc w:val="both"/>
        <w:rPr/>
      </w:pPr>
      <w:r>
        <w:rPr/>
      </w:r>
    </w:p>
    <w:p>
      <w:pPr>
        <w:pStyle w:val="Normal"/>
        <w:spacing w:lineRule="auto" w:line="276"/>
        <w:jc w:val="both"/>
        <w:rPr/>
      </w:pPr>
      <w:r>
        <w:rPr/>
      </w:r>
    </w:p>
    <w:p>
      <w:pPr>
        <w:pStyle w:val="Normal"/>
        <w:spacing w:lineRule="auto" w:line="276"/>
        <w:jc w:val="both"/>
        <w:rPr/>
      </w:pPr>
      <w:r>
        <w:rPr/>
      </w:r>
    </w:p>
    <w:p>
      <w:pPr>
        <w:pStyle w:val="Normal"/>
        <w:spacing w:lineRule="auto" w:line="276"/>
        <w:jc w:val="both"/>
        <w:rPr/>
      </w:pPr>
      <w:r>
        <w:rPr/>
      </w:r>
    </w:p>
    <w:p>
      <w:pPr>
        <w:pStyle w:val="Normal"/>
        <w:spacing w:lineRule="auto" w:line="276"/>
        <w:jc w:val="both"/>
        <w:rPr/>
      </w:pPr>
      <w:r>
        <w:rPr/>
      </w:r>
    </w:p>
    <w:p>
      <w:pPr>
        <w:pStyle w:val="Normal"/>
        <w:spacing w:lineRule="auto" w:line="276"/>
        <w:jc w:val="both"/>
        <w:rPr/>
      </w:pPr>
      <w:r>
        <w:rPr/>
      </w:r>
    </w:p>
    <w:p>
      <w:pPr>
        <w:pStyle w:val="Normal"/>
        <w:spacing w:lineRule="auto" w:line="276"/>
        <w:jc w:val="both"/>
        <w:rPr/>
      </w:pPr>
      <w:r>
        <w:rPr/>
      </w:r>
    </w:p>
    <w:p>
      <w:pPr>
        <w:pStyle w:val="Normal"/>
        <w:spacing w:lineRule="auto" w:line="276"/>
        <w:jc w:val="both"/>
        <w:rPr/>
      </w:pPr>
      <w:r>
        <w:rPr/>
      </w:r>
    </w:p>
    <w:p>
      <w:pPr>
        <w:pStyle w:val="Normal"/>
        <w:spacing w:lineRule="auto" w:line="276"/>
        <w:jc w:val="both"/>
        <w:rPr/>
      </w:pPr>
      <w:r>
        <w:rPr/>
      </w:r>
    </w:p>
    <w:p>
      <w:pPr>
        <w:pStyle w:val="Normal"/>
        <w:spacing w:lineRule="auto" w:line="276"/>
        <w:jc w:val="both"/>
        <w:rPr/>
      </w:pPr>
      <w:r>
        <w:rPr/>
      </w:r>
    </w:p>
    <w:p>
      <w:pPr>
        <w:pStyle w:val="Normal"/>
        <w:spacing w:lineRule="auto" w:line="276"/>
        <w:jc w:val="both"/>
        <w:rPr/>
      </w:pPr>
      <w:r>
        <w:rPr/>
      </w:r>
    </w:p>
    <w:p>
      <w:pPr>
        <w:pStyle w:val="Normal"/>
        <w:spacing w:lineRule="auto" w:line="276"/>
        <w:jc w:val="both"/>
        <w:rPr/>
      </w:pPr>
      <w:r>
        <w:rPr/>
      </w:r>
    </w:p>
    <w:p>
      <w:pPr>
        <w:pStyle w:val="Normal"/>
        <w:spacing w:lineRule="auto" w:line="276"/>
        <w:jc w:val="both"/>
        <w:rPr/>
      </w:pPr>
      <w:r>
        <w:rPr/>
      </w:r>
    </w:p>
    <w:p>
      <w:pPr>
        <w:pStyle w:val="Normal"/>
        <w:spacing w:lineRule="auto" w:line="276"/>
        <w:jc w:val="both"/>
        <w:rPr/>
      </w:pPr>
      <w:r>
        <w:rPr/>
      </w:r>
    </w:p>
    <w:tbl>
      <w:tblPr>
        <w:tblStyle w:val="Table1"/>
        <w:tblW w:w="4020" w:type="dxa"/>
        <w:jc w:val="left"/>
        <w:tblInd w:w="0" w:type="dxa"/>
        <w:tblCellMar>
          <w:top w:w="0" w:type="dxa"/>
          <w:left w:w="108" w:type="dxa"/>
          <w:bottom w:w="0" w:type="dxa"/>
          <w:right w:w="108" w:type="dxa"/>
        </w:tblCellMar>
        <w:tblLook w:val="0600"/>
      </w:tblPr>
      <w:tblGrid>
        <w:gridCol w:w="1934"/>
        <w:gridCol w:w="2085"/>
      </w:tblGrid>
      <w:tr>
        <w:trPr>
          <w:trHeight w:val="170" w:hRule="atLeast"/>
        </w:trPr>
        <w:tc>
          <w:tcPr>
            <w:tcW w:w="1934" w:type="dxa"/>
            <w:tcBorders>
              <w:top w:val="single" w:sz="4" w:space="0" w:color="B2A1C7"/>
              <w:bottom w:val="single" w:sz="4" w:space="0" w:color="B2A1C7"/>
            </w:tcBorders>
          </w:tcPr>
          <w:p>
            <w:pPr>
              <w:pStyle w:val="Normal"/>
              <w:spacing w:lineRule="auto" w:line="276" w:before="240" w:after="160"/>
              <w:jc w:val="center"/>
              <w:rPr>
                <w:b/>
                <w:b/>
                <w:i/>
                <w:i/>
                <w:sz w:val="20"/>
                <w:szCs w:val="20"/>
              </w:rPr>
            </w:pPr>
            <w:r>
              <w:rPr>
                <w:b/>
                <w:i/>
                <w:sz w:val="20"/>
                <w:szCs w:val="20"/>
              </w:rPr>
              <w:t>Mese</w:t>
            </w:r>
          </w:p>
        </w:tc>
        <w:tc>
          <w:tcPr>
            <w:tcW w:w="2085" w:type="dxa"/>
            <w:tcBorders>
              <w:top w:val="single" w:sz="4" w:space="0" w:color="B2A1C7"/>
              <w:bottom w:val="single" w:sz="4" w:space="0" w:color="B2A1C7"/>
            </w:tcBorders>
          </w:tcPr>
          <w:p>
            <w:pPr>
              <w:pStyle w:val="Normal"/>
              <w:spacing w:lineRule="auto" w:line="276" w:before="240" w:after="160"/>
              <w:jc w:val="center"/>
              <w:rPr>
                <w:b/>
                <w:b/>
                <w:i/>
                <w:i/>
                <w:sz w:val="20"/>
                <w:szCs w:val="20"/>
              </w:rPr>
            </w:pPr>
            <w:r>
              <w:rPr>
                <w:b/>
                <w:i/>
                <w:sz w:val="20"/>
                <w:szCs w:val="20"/>
              </w:rPr>
              <w:t>N° campioni di Latte</w:t>
            </w:r>
          </w:p>
        </w:tc>
      </w:tr>
      <w:tr>
        <w:trPr>
          <w:trHeight w:val="170" w:hRule="atLeast"/>
        </w:trPr>
        <w:tc>
          <w:tcPr>
            <w:tcW w:w="1934" w:type="dxa"/>
            <w:tcBorders>
              <w:top w:val="single" w:sz="4" w:space="0" w:color="B2A1C7"/>
              <w:bottom w:val="single" w:sz="4" w:space="0" w:color="B2A1C7"/>
            </w:tcBorders>
          </w:tcPr>
          <w:p>
            <w:pPr>
              <w:pStyle w:val="Normal"/>
              <w:spacing w:lineRule="auto" w:line="276" w:before="240" w:after="160"/>
              <w:jc w:val="right"/>
              <w:rPr>
                <w:i/>
                <w:i/>
                <w:sz w:val="20"/>
                <w:szCs w:val="20"/>
              </w:rPr>
            </w:pPr>
            <w:r>
              <w:rPr>
                <w:i/>
                <w:sz w:val="20"/>
                <w:szCs w:val="20"/>
              </w:rPr>
              <w:t>ottobre 2017</w:t>
            </w:r>
          </w:p>
        </w:tc>
        <w:tc>
          <w:tcPr>
            <w:tcW w:w="2085" w:type="dxa"/>
            <w:tcBorders>
              <w:top w:val="single" w:sz="4" w:space="0" w:color="B2A1C7"/>
              <w:bottom w:val="single" w:sz="4" w:space="0" w:color="B2A1C7"/>
            </w:tcBorders>
          </w:tcPr>
          <w:p>
            <w:pPr>
              <w:pStyle w:val="Normal"/>
              <w:spacing w:lineRule="auto" w:line="276" w:before="240" w:after="160"/>
              <w:jc w:val="center"/>
              <w:rPr>
                <w:sz w:val="20"/>
                <w:szCs w:val="20"/>
              </w:rPr>
            </w:pPr>
            <w:r>
              <w:rPr>
                <w:sz w:val="20"/>
                <w:szCs w:val="20"/>
              </w:rPr>
              <w:t>15</w:t>
            </w:r>
          </w:p>
        </w:tc>
      </w:tr>
      <w:tr>
        <w:trPr>
          <w:trHeight w:val="170" w:hRule="atLeast"/>
        </w:trPr>
        <w:tc>
          <w:tcPr>
            <w:tcW w:w="1934" w:type="dxa"/>
            <w:tcBorders>
              <w:top w:val="single" w:sz="4" w:space="0" w:color="B2A1C7"/>
              <w:bottom w:val="single" w:sz="4" w:space="0" w:color="B2A1C7"/>
            </w:tcBorders>
          </w:tcPr>
          <w:p>
            <w:pPr>
              <w:pStyle w:val="Normal"/>
              <w:spacing w:lineRule="auto" w:line="276" w:before="240" w:after="160"/>
              <w:jc w:val="right"/>
              <w:rPr>
                <w:i/>
                <w:i/>
                <w:sz w:val="20"/>
                <w:szCs w:val="20"/>
              </w:rPr>
            </w:pPr>
            <w:r>
              <w:rPr>
                <w:i/>
                <w:sz w:val="20"/>
                <w:szCs w:val="20"/>
              </w:rPr>
              <w:t>novembre 2017</w:t>
            </w:r>
          </w:p>
        </w:tc>
        <w:tc>
          <w:tcPr>
            <w:tcW w:w="2085" w:type="dxa"/>
            <w:tcBorders>
              <w:top w:val="single" w:sz="4" w:space="0" w:color="B2A1C7"/>
              <w:bottom w:val="single" w:sz="4" w:space="0" w:color="B2A1C7"/>
            </w:tcBorders>
          </w:tcPr>
          <w:p>
            <w:pPr>
              <w:pStyle w:val="Normal"/>
              <w:spacing w:lineRule="auto" w:line="276" w:before="240" w:after="160"/>
              <w:jc w:val="center"/>
              <w:rPr>
                <w:sz w:val="20"/>
                <w:szCs w:val="20"/>
              </w:rPr>
            </w:pPr>
            <w:r>
              <w:rPr>
                <w:sz w:val="20"/>
                <w:szCs w:val="20"/>
              </w:rPr>
              <w:t>133</w:t>
            </w:r>
          </w:p>
        </w:tc>
      </w:tr>
      <w:tr>
        <w:trPr>
          <w:trHeight w:val="170" w:hRule="atLeast"/>
        </w:trPr>
        <w:tc>
          <w:tcPr>
            <w:tcW w:w="1934" w:type="dxa"/>
            <w:tcBorders>
              <w:top w:val="single" w:sz="4" w:space="0" w:color="B2A1C7"/>
              <w:bottom w:val="single" w:sz="4" w:space="0" w:color="B2A1C7"/>
            </w:tcBorders>
          </w:tcPr>
          <w:p>
            <w:pPr>
              <w:pStyle w:val="Normal"/>
              <w:spacing w:lineRule="auto" w:line="276" w:before="240" w:after="160"/>
              <w:jc w:val="right"/>
              <w:rPr>
                <w:i/>
                <w:i/>
                <w:sz w:val="20"/>
                <w:szCs w:val="20"/>
              </w:rPr>
            </w:pPr>
            <w:r>
              <w:rPr>
                <w:i/>
                <w:sz w:val="20"/>
                <w:szCs w:val="20"/>
              </w:rPr>
              <w:t>dicembre 2017</w:t>
            </w:r>
          </w:p>
        </w:tc>
        <w:tc>
          <w:tcPr>
            <w:tcW w:w="2085" w:type="dxa"/>
            <w:tcBorders>
              <w:top w:val="single" w:sz="4" w:space="0" w:color="B2A1C7"/>
              <w:bottom w:val="single" w:sz="4" w:space="0" w:color="B2A1C7"/>
            </w:tcBorders>
          </w:tcPr>
          <w:p>
            <w:pPr>
              <w:pStyle w:val="Normal"/>
              <w:spacing w:lineRule="auto" w:line="276" w:before="240" w:after="160"/>
              <w:jc w:val="center"/>
              <w:rPr>
                <w:sz w:val="20"/>
                <w:szCs w:val="20"/>
              </w:rPr>
            </w:pPr>
            <w:r>
              <w:rPr>
                <w:sz w:val="20"/>
                <w:szCs w:val="20"/>
              </w:rPr>
              <w:t>131</w:t>
            </w:r>
          </w:p>
        </w:tc>
      </w:tr>
      <w:tr>
        <w:trPr>
          <w:trHeight w:val="170" w:hRule="atLeast"/>
        </w:trPr>
        <w:tc>
          <w:tcPr>
            <w:tcW w:w="1934" w:type="dxa"/>
            <w:tcBorders>
              <w:top w:val="single" w:sz="4" w:space="0" w:color="B2A1C7"/>
              <w:bottom w:val="single" w:sz="4" w:space="0" w:color="B2A1C7"/>
            </w:tcBorders>
          </w:tcPr>
          <w:p>
            <w:pPr>
              <w:pStyle w:val="Normal"/>
              <w:spacing w:lineRule="auto" w:line="276" w:before="240" w:after="160"/>
              <w:jc w:val="right"/>
              <w:rPr>
                <w:i/>
                <w:i/>
                <w:sz w:val="20"/>
                <w:szCs w:val="20"/>
              </w:rPr>
            </w:pPr>
            <w:r>
              <w:rPr>
                <w:i/>
                <w:sz w:val="20"/>
                <w:szCs w:val="20"/>
              </w:rPr>
              <w:t>gennaio 2018</w:t>
            </w:r>
          </w:p>
        </w:tc>
        <w:tc>
          <w:tcPr>
            <w:tcW w:w="2085" w:type="dxa"/>
            <w:tcBorders>
              <w:top w:val="single" w:sz="4" w:space="0" w:color="B2A1C7"/>
              <w:bottom w:val="single" w:sz="4" w:space="0" w:color="B2A1C7"/>
            </w:tcBorders>
          </w:tcPr>
          <w:p>
            <w:pPr>
              <w:pStyle w:val="Normal"/>
              <w:spacing w:lineRule="auto" w:line="276" w:before="240" w:after="160"/>
              <w:jc w:val="center"/>
              <w:rPr>
                <w:sz w:val="20"/>
                <w:szCs w:val="20"/>
              </w:rPr>
            </w:pPr>
            <w:r>
              <w:rPr>
                <w:sz w:val="20"/>
                <w:szCs w:val="20"/>
              </w:rPr>
              <w:t>134</w:t>
            </w:r>
          </w:p>
        </w:tc>
      </w:tr>
      <w:tr>
        <w:trPr>
          <w:trHeight w:val="170" w:hRule="atLeast"/>
        </w:trPr>
        <w:tc>
          <w:tcPr>
            <w:tcW w:w="1934" w:type="dxa"/>
            <w:tcBorders>
              <w:top w:val="single" w:sz="4" w:space="0" w:color="B2A1C7"/>
              <w:bottom w:val="single" w:sz="4" w:space="0" w:color="B2A1C7"/>
            </w:tcBorders>
          </w:tcPr>
          <w:p>
            <w:pPr>
              <w:pStyle w:val="Normal"/>
              <w:spacing w:lineRule="auto" w:line="276" w:before="240" w:after="160"/>
              <w:jc w:val="right"/>
              <w:rPr>
                <w:i/>
                <w:i/>
                <w:sz w:val="20"/>
                <w:szCs w:val="20"/>
              </w:rPr>
            </w:pPr>
            <w:r>
              <w:rPr>
                <w:i/>
                <w:sz w:val="20"/>
                <w:szCs w:val="20"/>
              </w:rPr>
              <w:t>febbraio 2018</w:t>
            </w:r>
          </w:p>
        </w:tc>
        <w:tc>
          <w:tcPr>
            <w:tcW w:w="2085" w:type="dxa"/>
            <w:tcBorders>
              <w:top w:val="single" w:sz="4" w:space="0" w:color="B2A1C7"/>
              <w:bottom w:val="single" w:sz="4" w:space="0" w:color="B2A1C7"/>
            </w:tcBorders>
          </w:tcPr>
          <w:p>
            <w:pPr>
              <w:pStyle w:val="Normal"/>
              <w:spacing w:lineRule="auto" w:line="276" w:before="240" w:after="160"/>
              <w:jc w:val="center"/>
              <w:rPr>
                <w:sz w:val="20"/>
                <w:szCs w:val="20"/>
              </w:rPr>
            </w:pPr>
            <w:r>
              <w:rPr>
                <w:sz w:val="20"/>
                <w:szCs w:val="20"/>
              </w:rPr>
              <w:t>136</w:t>
            </w:r>
          </w:p>
        </w:tc>
      </w:tr>
      <w:tr>
        <w:trPr>
          <w:trHeight w:val="170" w:hRule="atLeast"/>
        </w:trPr>
        <w:tc>
          <w:tcPr>
            <w:tcW w:w="1934" w:type="dxa"/>
            <w:tcBorders>
              <w:top w:val="single" w:sz="4" w:space="0" w:color="B2A1C7"/>
              <w:bottom w:val="single" w:sz="4" w:space="0" w:color="B2A1C7"/>
            </w:tcBorders>
          </w:tcPr>
          <w:p>
            <w:pPr>
              <w:pStyle w:val="Normal"/>
              <w:spacing w:lineRule="auto" w:line="276" w:before="240" w:after="160"/>
              <w:jc w:val="right"/>
              <w:rPr>
                <w:i/>
                <w:i/>
                <w:sz w:val="20"/>
                <w:szCs w:val="20"/>
              </w:rPr>
            </w:pPr>
            <w:r>
              <w:rPr>
                <w:i/>
                <w:sz w:val="20"/>
                <w:szCs w:val="20"/>
              </w:rPr>
              <w:t>marzo 2018</w:t>
            </w:r>
          </w:p>
        </w:tc>
        <w:tc>
          <w:tcPr>
            <w:tcW w:w="2085" w:type="dxa"/>
            <w:tcBorders>
              <w:top w:val="single" w:sz="4" w:space="0" w:color="B2A1C7"/>
              <w:bottom w:val="single" w:sz="4" w:space="0" w:color="B2A1C7"/>
            </w:tcBorders>
          </w:tcPr>
          <w:p>
            <w:pPr>
              <w:pStyle w:val="Normal"/>
              <w:spacing w:lineRule="auto" w:line="276" w:before="240" w:after="160"/>
              <w:jc w:val="center"/>
              <w:rPr>
                <w:sz w:val="20"/>
                <w:szCs w:val="20"/>
              </w:rPr>
            </w:pPr>
            <w:r>
              <w:rPr>
                <w:sz w:val="20"/>
                <w:szCs w:val="20"/>
              </w:rPr>
              <w:t>135</w:t>
            </w:r>
          </w:p>
        </w:tc>
      </w:tr>
      <w:tr>
        <w:trPr>
          <w:trHeight w:val="170" w:hRule="atLeast"/>
        </w:trPr>
        <w:tc>
          <w:tcPr>
            <w:tcW w:w="1934" w:type="dxa"/>
            <w:tcBorders>
              <w:top w:val="single" w:sz="4" w:space="0" w:color="B2A1C7"/>
              <w:bottom w:val="single" w:sz="4" w:space="0" w:color="B2A1C7"/>
            </w:tcBorders>
          </w:tcPr>
          <w:p>
            <w:pPr>
              <w:pStyle w:val="Normal"/>
              <w:spacing w:lineRule="auto" w:line="276" w:before="240" w:after="160"/>
              <w:jc w:val="right"/>
              <w:rPr>
                <w:i/>
                <w:i/>
                <w:sz w:val="20"/>
                <w:szCs w:val="20"/>
              </w:rPr>
            </w:pPr>
            <w:r>
              <w:rPr>
                <w:i/>
                <w:sz w:val="20"/>
                <w:szCs w:val="20"/>
              </w:rPr>
              <w:t>aprile 2018</w:t>
            </w:r>
          </w:p>
        </w:tc>
        <w:tc>
          <w:tcPr>
            <w:tcW w:w="2085" w:type="dxa"/>
            <w:tcBorders>
              <w:top w:val="single" w:sz="4" w:space="0" w:color="B2A1C7"/>
              <w:bottom w:val="single" w:sz="4" w:space="0" w:color="B2A1C7"/>
            </w:tcBorders>
          </w:tcPr>
          <w:p>
            <w:pPr>
              <w:pStyle w:val="Normal"/>
              <w:spacing w:lineRule="auto" w:line="276" w:before="240" w:after="160"/>
              <w:jc w:val="center"/>
              <w:rPr>
                <w:sz w:val="20"/>
                <w:szCs w:val="20"/>
              </w:rPr>
            </w:pPr>
            <w:r>
              <w:rPr>
                <w:sz w:val="20"/>
                <w:szCs w:val="20"/>
              </w:rPr>
              <w:t>132</w:t>
            </w:r>
          </w:p>
        </w:tc>
      </w:tr>
      <w:tr>
        <w:trPr>
          <w:trHeight w:val="170" w:hRule="atLeast"/>
        </w:trPr>
        <w:tc>
          <w:tcPr>
            <w:tcW w:w="1934" w:type="dxa"/>
            <w:tcBorders>
              <w:top w:val="single" w:sz="4" w:space="0" w:color="B2A1C7"/>
              <w:bottom w:val="single" w:sz="4" w:space="0" w:color="B2A1C7"/>
            </w:tcBorders>
          </w:tcPr>
          <w:p>
            <w:pPr>
              <w:pStyle w:val="Normal"/>
              <w:spacing w:lineRule="auto" w:line="276" w:before="240" w:after="160"/>
              <w:jc w:val="right"/>
              <w:rPr>
                <w:i/>
                <w:i/>
                <w:sz w:val="20"/>
                <w:szCs w:val="20"/>
              </w:rPr>
            </w:pPr>
            <w:r>
              <w:rPr>
                <w:i/>
                <w:sz w:val="20"/>
                <w:szCs w:val="20"/>
              </w:rPr>
              <w:t>maggio 2018</w:t>
            </w:r>
          </w:p>
        </w:tc>
        <w:tc>
          <w:tcPr>
            <w:tcW w:w="2085" w:type="dxa"/>
            <w:tcBorders>
              <w:top w:val="single" w:sz="4" w:space="0" w:color="B2A1C7"/>
              <w:bottom w:val="single" w:sz="4" w:space="0" w:color="B2A1C7"/>
            </w:tcBorders>
          </w:tcPr>
          <w:p>
            <w:pPr>
              <w:pStyle w:val="Normal"/>
              <w:spacing w:lineRule="auto" w:line="276" w:before="240" w:after="160"/>
              <w:jc w:val="center"/>
              <w:rPr>
                <w:sz w:val="20"/>
                <w:szCs w:val="20"/>
              </w:rPr>
            </w:pPr>
            <w:r>
              <w:rPr>
                <w:sz w:val="20"/>
                <w:szCs w:val="20"/>
              </w:rPr>
              <w:t>134</w:t>
            </w:r>
          </w:p>
        </w:tc>
      </w:tr>
      <w:tr>
        <w:trPr>
          <w:trHeight w:val="170" w:hRule="atLeast"/>
        </w:trPr>
        <w:tc>
          <w:tcPr>
            <w:tcW w:w="1934" w:type="dxa"/>
            <w:tcBorders>
              <w:top w:val="single" w:sz="4" w:space="0" w:color="B2A1C7"/>
              <w:bottom w:val="single" w:sz="4" w:space="0" w:color="B2A1C7"/>
            </w:tcBorders>
          </w:tcPr>
          <w:p>
            <w:pPr>
              <w:pStyle w:val="Normal"/>
              <w:spacing w:lineRule="auto" w:line="276" w:before="240" w:after="160"/>
              <w:jc w:val="right"/>
              <w:rPr>
                <w:i/>
                <w:i/>
                <w:sz w:val="20"/>
                <w:szCs w:val="20"/>
              </w:rPr>
            </w:pPr>
            <w:r>
              <w:rPr>
                <w:i/>
                <w:sz w:val="20"/>
                <w:szCs w:val="20"/>
              </w:rPr>
              <w:t xml:space="preserve"> </w:t>
            </w:r>
            <w:r>
              <w:rPr>
                <w:i/>
                <w:sz w:val="20"/>
                <w:szCs w:val="20"/>
              </w:rPr>
              <w:t>giugno 2018</w:t>
            </w:r>
          </w:p>
        </w:tc>
        <w:tc>
          <w:tcPr>
            <w:tcW w:w="2085" w:type="dxa"/>
            <w:tcBorders>
              <w:top w:val="single" w:sz="4" w:space="0" w:color="B2A1C7"/>
              <w:bottom w:val="single" w:sz="4" w:space="0" w:color="B2A1C7"/>
            </w:tcBorders>
          </w:tcPr>
          <w:p>
            <w:pPr>
              <w:pStyle w:val="Normal"/>
              <w:spacing w:lineRule="auto" w:line="276" w:before="240" w:after="160"/>
              <w:jc w:val="center"/>
              <w:rPr>
                <w:sz w:val="20"/>
                <w:szCs w:val="20"/>
              </w:rPr>
            </w:pPr>
            <w:r>
              <w:rPr>
                <w:sz w:val="20"/>
                <w:szCs w:val="20"/>
              </w:rPr>
              <w:t>131</w:t>
            </w:r>
          </w:p>
        </w:tc>
      </w:tr>
      <w:tr>
        <w:trPr>
          <w:trHeight w:val="170" w:hRule="atLeast"/>
        </w:trPr>
        <w:tc>
          <w:tcPr>
            <w:tcW w:w="1934" w:type="dxa"/>
            <w:tcBorders>
              <w:top w:val="single" w:sz="4" w:space="0" w:color="B2A1C7"/>
              <w:bottom w:val="single" w:sz="4" w:space="0" w:color="B2A1C7"/>
            </w:tcBorders>
          </w:tcPr>
          <w:p>
            <w:pPr>
              <w:pStyle w:val="Normal"/>
              <w:spacing w:lineRule="auto" w:line="276" w:before="240" w:after="160"/>
              <w:jc w:val="right"/>
              <w:rPr>
                <w:i/>
                <w:i/>
                <w:sz w:val="20"/>
                <w:szCs w:val="20"/>
              </w:rPr>
            </w:pPr>
            <w:r>
              <w:rPr>
                <w:i/>
                <w:sz w:val="20"/>
                <w:szCs w:val="20"/>
              </w:rPr>
              <w:t xml:space="preserve"> </w:t>
            </w:r>
            <w:r>
              <w:rPr>
                <w:i/>
                <w:sz w:val="20"/>
                <w:szCs w:val="20"/>
              </w:rPr>
              <w:t>luglio 2018</w:t>
            </w:r>
          </w:p>
        </w:tc>
        <w:tc>
          <w:tcPr>
            <w:tcW w:w="2085" w:type="dxa"/>
            <w:tcBorders>
              <w:top w:val="single" w:sz="4" w:space="0" w:color="B2A1C7"/>
              <w:bottom w:val="single" w:sz="4" w:space="0" w:color="B2A1C7"/>
            </w:tcBorders>
          </w:tcPr>
          <w:p>
            <w:pPr>
              <w:pStyle w:val="Normal"/>
              <w:spacing w:lineRule="auto" w:line="276" w:before="240" w:after="160"/>
              <w:jc w:val="center"/>
              <w:rPr>
                <w:sz w:val="20"/>
                <w:szCs w:val="20"/>
              </w:rPr>
            </w:pPr>
            <w:r>
              <w:rPr>
                <w:sz w:val="20"/>
                <w:szCs w:val="20"/>
              </w:rPr>
              <w:t>126</w:t>
            </w:r>
          </w:p>
        </w:tc>
      </w:tr>
      <w:tr>
        <w:trPr>
          <w:trHeight w:val="170" w:hRule="atLeast"/>
        </w:trPr>
        <w:tc>
          <w:tcPr>
            <w:tcW w:w="1934" w:type="dxa"/>
            <w:tcBorders>
              <w:top w:val="single" w:sz="4" w:space="0" w:color="B2A1C7"/>
              <w:bottom w:val="single" w:sz="4" w:space="0" w:color="B2A1C7"/>
            </w:tcBorders>
          </w:tcPr>
          <w:p>
            <w:pPr>
              <w:pStyle w:val="Normal"/>
              <w:spacing w:lineRule="auto" w:line="276" w:before="240" w:after="160"/>
              <w:jc w:val="right"/>
              <w:rPr>
                <w:i/>
                <w:i/>
                <w:sz w:val="20"/>
                <w:szCs w:val="20"/>
              </w:rPr>
            </w:pPr>
            <w:r>
              <w:rPr>
                <w:i/>
                <w:sz w:val="20"/>
                <w:szCs w:val="20"/>
              </w:rPr>
              <w:t xml:space="preserve"> </w:t>
            </w:r>
            <w:r>
              <w:rPr>
                <w:i/>
                <w:sz w:val="20"/>
                <w:szCs w:val="20"/>
              </w:rPr>
              <w:t>agosto 2018</w:t>
            </w:r>
          </w:p>
        </w:tc>
        <w:tc>
          <w:tcPr>
            <w:tcW w:w="2085" w:type="dxa"/>
            <w:tcBorders>
              <w:top w:val="single" w:sz="4" w:space="0" w:color="B2A1C7"/>
              <w:bottom w:val="single" w:sz="4" w:space="0" w:color="B2A1C7"/>
            </w:tcBorders>
          </w:tcPr>
          <w:p>
            <w:pPr>
              <w:pStyle w:val="Normal"/>
              <w:spacing w:lineRule="auto" w:line="276" w:before="240" w:after="160"/>
              <w:jc w:val="center"/>
              <w:rPr>
                <w:sz w:val="20"/>
                <w:szCs w:val="20"/>
              </w:rPr>
            </w:pPr>
            <w:r>
              <w:rPr>
                <w:sz w:val="20"/>
                <w:szCs w:val="20"/>
              </w:rPr>
              <w:t>115</w:t>
            </w:r>
          </w:p>
        </w:tc>
      </w:tr>
      <w:tr>
        <w:trPr>
          <w:trHeight w:val="170" w:hRule="atLeast"/>
        </w:trPr>
        <w:tc>
          <w:tcPr>
            <w:tcW w:w="1934" w:type="dxa"/>
            <w:tcBorders>
              <w:top w:val="single" w:sz="4" w:space="0" w:color="B2A1C7"/>
              <w:bottom w:val="single" w:sz="4" w:space="0" w:color="B2A1C7"/>
            </w:tcBorders>
          </w:tcPr>
          <w:p>
            <w:pPr>
              <w:pStyle w:val="Normal"/>
              <w:spacing w:lineRule="auto" w:line="276" w:before="240" w:after="160"/>
              <w:jc w:val="right"/>
              <w:rPr>
                <w:i/>
                <w:i/>
                <w:sz w:val="20"/>
                <w:szCs w:val="20"/>
              </w:rPr>
            </w:pPr>
            <w:r>
              <w:rPr>
                <w:i/>
                <w:sz w:val="20"/>
                <w:szCs w:val="20"/>
              </w:rPr>
              <w:t xml:space="preserve"> </w:t>
            </w:r>
            <w:r>
              <w:rPr>
                <w:i/>
                <w:sz w:val="20"/>
                <w:szCs w:val="20"/>
              </w:rPr>
              <w:t>settembre 2018</w:t>
            </w:r>
          </w:p>
        </w:tc>
        <w:tc>
          <w:tcPr>
            <w:tcW w:w="2085" w:type="dxa"/>
            <w:tcBorders>
              <w:top w:val="single" w:sz="4" w:space="0" w:color="B2A1C7"/>
              <w:bottom w:val="single" w:sz="4" w:space="0" w:color="B2A1C7"/>
            </w:tcBorders>
          </w:tcPr>
          <w:p>
            <w:pPr>
              <w:pStyle w:val="Normal"/>
              <w:spacing w:lineRule="auto" w:line="276" w:before="240" w:after="160"/>
              <w:jc w:val="center"/>
              <w:rPr>
                <w:sz w:val="20"/>
                <w:szCs w:val="20"/>
              </w:rPr>
            </w:pPr>
            <w:r>
              <w:rPr>
                <w:sz w:val="20"/>
                <w:szCs w:val="20"/>
              </w:rPr>
              <w:t>120</w:t>
            </w:r>
          </w:p>
        </w:tc>
      </w:tr>
      <w:tr>
        <w:trPr>
          <w:trHeight w:val="170" w:hRule="atLeast"/>
        </w:trPr>
        <w:tc>
          <w:tcPr>
            <w:tcW w:w="1934" w:type="dxa"/>
            <w:tcBorders>
              <w:top w:val="single" w:sz="4" w:space="0" w:color="B2A1C7"/>
              <w:bottom w:val="single" w:sz="4" w:space="0" w:color="B2A1C7"/>
            </w:tcBorders>
          </w:tcPr>
          <w:p>
            <w:pPr>
              <w:pStyle w:val="Normal"/>
              <w:spacing w:lineRule="auto" w:line="276" w:before="240" w:after="160"/>
              <w:jc w:val="right"/>
              <w:rPr>
                <w:i/>
                <w:i/>
                <w:sz w:val="20"/>
                <w:szCs w:val="20"/>
              </w:rPr>
            </w:pPr>
            <w:r>
              <w:rPr>
                <w:i/>
                <w:sz w:val="20"/>
                <w:szCs w:val="20"/>
              </w:rPr>
              <w:t xml:space="preserve"> </w:t>
            </w:r>
            <w:r>
              <w:rPr>
                <w:i/>
                <w:sz w:val="20"/>
                <w:szCs w:val="20"/>
              </w:rPr>
              <w:t>ottobre 2018</w:t>
            </w:r>
          </w:p>
        </w:tc>
        <w:tc>
          <w:tcPr>
            <w:tcW w:w="2085" w:type="dxa"/>
            <w:tcBorders>
              <w:top w:val="single" w:sz="4" w:space="0" w:color="B2A1C7"/>
              <w:bottom w:val="single" w:sz="4" w:space="0" w:color="B2A1C7"/>
            </w:tcBorders>
          </w:tcPr>
          <w:p>
            <w:pPr>
              <w:pStyle w:val="Normal"/>
              <w:spacing w:lineRule="auto" w:line="276" w:before="240" w:after="160"/>
              <w:jc w:val="center"/>
              <w:rPr>
                <w:sz w:val="20"/>
                <w:szCs w:val="20"/>
              </w:rPr>
            </w:pPr>
            <w:r>
              <w:rPr>
                <w:sz w:val="20"/>
                <w:szCs w:val="20"/>
              </w:rPr>
              <w:t>128</w:t>
            </w:r>
          </w:p>
        </w:tc>
      </w:tr>
      <w:tr>
        <w:trPr>
          <w:trHeight w:val="170" w:hRule="atLeast"/>
        </w:trPr>
        <w:tc>
          <w:tcPr>
            <w:tcW w:w="1934" w:type="dxa"/>
            <w:tcBorders>
              <w:top w:val="single" w:sz="4" w:space="0" w:color="B2A1C7"/>
              <w:bottom w:val="single" w:sz="4" w:space="0" w:color="B2A1C7"/>
            </w:tcBorders>
          </w:tcPr>
          <w:p>
            <w:pPr>
              <w:pStyle w:val="Normal"/>
              <w:spacing w:lineRule="auto" w:line="276" w:before="240" w:after="160"/>
              <w:jc w:val="right"/>
              <w:rPr>
                <w:b/>
                <w:b/>
                <w:i/>
                <w:i/>
                <w:sz w:val="20"/>
                <w:szCs w:val="20"/>
              </w:rPr>
            </w:pPr>
            <w:r>
              <w:rPr>
                <w:b/>
                <w:i/>
                <w:sz w:val="20"/>
                <w:szCs w:val="20"/>
              </w:rPr>
              <w:t>totale</w:t>
            </w:r>
          </w:p>
        </w:tc>
        <w:tc>
          <w:tcPr>
            <w:tcW w:w="2085" w:type="dxa"/>
            <w:tcBorders>
              <w:top w:val="single" w:sz="4" w:space="0" w:color="B2A1C7"/>
              <w:bottom w:val="single" w:sz="4" w:space="0" w:color="B2A1C7"/>
            </w:tcBorders>
          </w:tcPr>
          <w:p>
            <w:pPr>
              <w:pStyle w:val="Normal"/>
              <w:spacing w:lineRule="auto" w:line="276" w:before="240" w:after="160"/>
              <w:jc w:val="center"/>
              <w:rPr>
                <w:b/>
                <w:b/>
                <w:sz w:val="20"/>
                <w:szCs w:val="20"/>
              </w:rPr>
            </w:pPr>
            <w:r>
              <w:rPr>
                <w:b/>
                <w:sz w:val="20"/>
                <w:szCs w:val="20"/>
              </w:rPr>
              <w:t>1570</w:t>
            </w:r>
          </w:p>
        </w:tc>
      </w:tr>
    </w:tbl>
    <w:p>
      <w:pPr>
        <w:pStyle w:val="Normal"/>
        <w:spacing w:lineRule="auto" w:line="276"/>
        <w:jc w:val="both"/>
        <w:rPr/>
      </w:pPr>
      <w:r>
        <w:rPr/>
      </w:r>
    </w:p>
    <w:p>
      <w:pPr>
        <w:pStyle w:val="Normal"/>
        <w:spacing w:lineRule="auto" w:line="276" w:before="0" w:after="0"/>
        <w:jc w:val="both"/>
        <w:rPr/>
      </w:pPr>
      <w:r>
        <w:rPr/>
        <w:t>Tab.1 Numero e tipologia di campioni di latte Areale Grana Padano</w:t>
      </w:r>
    </w:p>
    <w:p>
      <w:pPr>
        <w:pStyle w:val="Normal"/>
        <w:spacing w:lineRule="auto" w:line="276"/>
        <w:jc w:val="both"/>
        <w:rPr/>
      </w:pPr>
      <w:r>
        <w:rPr/>
      </w:r>
    </w:p>
    <w:p>
      <w:pPr>
        <w:pStyle w:val="Normal"/>
        <w:spacing w:lineRule="auto" w:line="276"/>
        <w:jc w:val="both"/>
        <w:rPr/>
      </w:pPr>
      <w:r>
        <w:rPr/>
      </w:r>
    </w:p>
    <w:p>
      <w:pPr>
        <w:pStyle w:val="Normal"/>
        <w:spacing w:lineRule="auto" w:line="276"/>
        <w:jc w:val="both"/>
        <w:rPr/>
      </w:pPr>
      <w:r>
        <w:rPr/>
        <w:drawing>
          <wp:inline distT="0" distB="0" distL="0" distR="0">
            <wp:extent cx="5965190" cy="3514725"/>
            <wp:effectExtent l="0" t="0" r="0" b="0"/>
            <wp:docPr id="13"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png" descr=""/>
                    <pic:cNvPicPr>
                      <a:picLocks noChangeAspect="1" noChangeArrowheads="1"/>
                    </pic:cNvPicPr>
                  </pic:nvPicPr>
                  <pic:blipFill>
                    <a:blip r:embed="rId9"/>
                    <a:srcRect l="25677" t="30025" r="22959" b="18853"/>
                    <a:stretch>
                      <a:fillRect/>
                    </a:stretch>
                  </pic:blipFill>
                  <pic:spPr bwMode="auto">
                    <a:xfrm>
                      <a:off x="0" y="0"/>
                      <a:ext cx="5965190" cy="3514725"/>
                    </a:xfrm>
                    <a:prstGeom prst="rect">
                      <a:avLst/>
                    </a:prstGeom>
                  </pic:spPr>
                </pic:pic>
              </a:graphicData>
            </a:graphic>
          </wp:inline>
        </w:drawing>
      </w:r>
    </w:p>
    <w:p>
      <w:pPr>
        <w:pStyle w:val="Normal"/>
        <w:spacing w:lineRule="auto" w:line="276"/>
        <w:jc w:val="both"/>
        <w:rPr/>
      </w:pPr>
      <w:ins w:id="158" w:author="Nelson Nazzicari" w:date="2020-11-25T17:48:43Z">
        <w:r>
          <w:rPr/>
        </w:r>
      </w:ins>
    </w:p>
    <w:p>
      <w:pPr>
        <w:pStyle w:val="Normal"/>
        <w:spacing w:lineRule="auto" w:line="276"/>
        <w:jc w:val="both"/>
        <w:rPr/>
      </w:pPr>
      <w:r>
        <w:rPr/>
        <w:drawing>
          <wp:inline distT="0" distB="0" distL="0" distR="0">
            <wp:extent cx="3657600" cy="4191000"/>
            <wp:effectExtent l="0" t="0" r="0" b="0"/>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10"/>
                    <a:stretch>
                      <a:fillRect/>
                    </a:stretch>
                  </pic:blipFill>
                  <pic:spPr bwMode="auto">
                    <a:xfrm>
                      <a:off x="0" y="0"/>
                      <a:ext cx="3657600" cy="4191000"/>
                    </a:xfrm>
                    <a:prstGeom prst="rect">
                      <a:avLst/>
                    </a:prstGeom>
                  </pic:spPr>
                </pic:pic>
              </a:graphicData>
            </a:graphic>
          </wp:inline>
        </w:drawing>
      </w:r>
    </w:p>
    <w:p>
      <w:pPr>
        <w:pStyle w:val="Normal"/>
        <w:spacing w:lineRule="auto" w:line="276" w:before="0" w:after="160"/>
        <w:jc w:val="both"/>
        <w:rPr/>
      </w:pPr>
      <w:ins w:id="161" w:author="Nelson Nazzicari" w:date="2020-11-25T17:47:38Z">
        <w:r>
          <w:rPr/>
          <w:t xml:space="preserve">Figura XXX: indice di richness Shannon-Wiener medio, calcolato a livello tassonomico di specie, </w:t>
        </w:r>
      </w:ins>
      <w:ins w:id="162" w:author="Nelson Nazzicari" w:date="2020-11-25T17:48:29Z">
        <w:r>
          <w:rPr/>
          <w:t>per i campioni entro e fuori areale</w:t>
        </w:r>
      </w:ins>
    </w:p>
    <w:sectPr>
      <w:type w:val="nextPage"/>
      <w:pgSz w:w="11906" w:h="16838"/>
      <w:pgMar w:left="1134" w:right="1134" w:header="0" w:top="1417" w:footer="0" w:bottom="1134" w:gutter="0"/>
      <w:pgNumType w:start="1" w:fmt="decimal"/>
      <w:formProt w:val="false"/>
      <w:textDirection w:val="lrTb"/>
      <w:docGrid w:type="default" w:linePitch="10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Nelson Nazzicari" w:date="2020-11-25T16:33:33Z" w:initials="NN">
    <w:p>
      <w:r>
        <w:rPr>
          <w:rFonts w:eastAsia="Calibri" w:cs="Calibri"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hi-IN" w:eastAsia="zh-CN" w:val="it-IT"/>
        </w:rPr>
        <w:t>Maiuscolo?</w:t>
      </w:r>
    </w:p>
  </w:comment>
  <w:comment w:id="1" w:author="Nelson Nazzicari" w:date="2020-11-25T16:39:57Z" w:initials="NN">
    <w:p>
      <w:r>
        <w:rPr>
          <w:rFonts w:eastAsia="Calibri" w:cs="Calibri"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hi-IN" w:eastAsia="zh-CN" w:val="it-IT"/>
        </w:rPr>
        <w:t>???</w:t>
      </w:r>
    </w:p>
    <w:p>
      <w:r>
        <w:rPr>
          <w:rFonts w:eastAsia="Calibri" w:cs="Calibri"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hi-IN" w:eastAsia="zh-CN" w:val="it-IT"/>
        </w:rPr>
        <w:t>Sembra una frase monca messa così</w:t>
      </w:r>
    </w:p>
  </w:comment>
  <w:comment w:id="2" w:author="Nelson Nazzicari" w:date="2020-11-25T16:48:22Z" w:initials="NN">
    <w:p>
      <w:r>
        <w:rPr>
          <w:rFonts w:eastAsia="Calibri" w:cs="Calibri"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hi-IN" w:eastAsia="zh-CN" w:val="it-IT"/>
        </w:rPr>
        <w:t>Le cose che diciamo qui le abbiamo già un po’ dette su, senza però citare RUBISCO. Unire?</w:t>
      </w:r>
    </w:p>
  </w:comment>
  <w:comment w:id="3" w:author="Nelson Nazzicari" w:date="2020-11-25T16:52:19Z" w:initials="NN">
    <w:p>
      <w:r>
        <w:rPr>
          <w:rFonts w:eastAsia="Calibri" w:cs="Calibri" w:ascii="Calibri" w:hAnsi="Calibri"/>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2"/>
          <w:u w:val="none"/>
          <w:vertAlign w:val="baseline"/>
          <w:em w:val="none"/>
          <w:lang w:bidi="hi-IN" w:eastAsia="zh-CN" w:val="it-IT"/>
        </w:rPr>
        <w:t>Tecnica?</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Segoe UI">
    <w:charset w:val="01"/>
    <w:family w:val="roman"/>
    <w:pitch w:val="variable"/>
  </w:font>
  <w:font w:name="Liberation Sans">
    <w:altName w:val="Arial"/>
    <w:charset w:val="01"/>
    <w:family w:val="swiss"/>
    <w:pitch w:val="variable"/>
  </w:font>
  <w:font w:name="Georgia">
    <w:charset w:val="01"/>
    <w:family w:val="roman"/>
    <w:pitch w:val="variable"/>
  </w:font>
  <w:font w:name="Arial">
    <w:charset w:val="01"/>
    <w:family w:val="roman"/>
    <w:pitch w:val="variable"/>
  </w:font>
  <w:font w:name="Arial">
    <w:charset w:val="01"/>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
    <w:lvl w:ilvl="0">
      <w:start w:val="1"/>
      <w:numFmt w:val="bullet"/>
      <w:lvlText w:val="-"/>
      <w:lvlJc w:val="left"/>
      <w:pPr>
        <w:tabs>
          <w:tab w:val="num" w:pos="0"/>
        </w:tabs>
        <w:ind w:left="720" w:hanging="360"/>
      </w:pPr>
      <w:rPr>
        <w:rFonts w:ascii="OpenSymbol" w:hAnsi="OpenSymbol" w:cs="OpenSymbol" w:hint="default"/>
      </w:rPr>
    </w:lvl>
    <w:lvl w:ilvl="1">
      <w:start w:val="1"/>
      <w:numFmt w:val="bullet"/>
      <w:lvlText w:val="-"/>
      <w:lvlJc w:val="left"/>
      <w:pPr>
        <w:tabs>
          <w:tab w:val="num" w:pos="0"/>
        </w:tabs>
        <w:ind w:left="1440" w:hanging="360"/>
      </w:pPr>
      <w:rPr>
        <w:rFonts w:ascii="OpenSymbol" w:hAnsi="OpenSymbol" w:cs="OpenSymbol"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OpenSymbol" w:hAnsi="OpenSymbol" w:cs="OpenSymbol" w:hint="default"/>
      </w:rPr>
    </w:lvl>
    <w:lvl w:ilvl="4">
      <w:start w:val="1"/>
      <w:numFmt w:val="bullet"/>
      <w:lvlText w:val="-"/>
      <w:lvlJc w:val="left"/>
      <w:pPr>
        <w:tabs>
          <w:tab w:val="num" w:pos="0"/>
        </w:tabs>
        <w:ind w:left="3600" w:hanging="360"/>
      </w:pPr>
      <w:rPr>
        <w:rFonts w:ascii="OpenSymbol" w:hAnsi="OpenSymbol" w:cs="OpenSymbol"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OpenSymbol" w:hAnsi="OpenSymbol" w:cs="OpenSymbol" w:hint="default"/>
      </w:rPr>
    </w:lvl>
    <w:lvl w:ilvl="7">
      <w:start w:val="1"/>
      <w:numFmt w:val="bullet"/>
      <w:lvlText w:val="-"/>
      <w:lvlJc w:val="left"/>
      <w:pPr>
        <w:tabs>
          <w:tab w:val="num" w:pos="0"/>
        </w:tabs>
        <w:ind w:left="5760" w:hanging="360"/>
      </w:pPr>
      <w:rPr>
        <w:rFonts w:ascii="OpenSymbol" w:hAnsi="OpenSymbol" w:cs="OpenSymbol"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trackRevisions/>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it-IT" w:eastAsia="zh-CN" w:bidi="hi-IN"/>
      </w:rPr>
    </w:rPrDefault>
    <w:pPrDefault>
      <w:pPr>
        <w:suppressAutoHyphens w:val="true"/>
      </w:pPr>
    </w:pPrDefault>
  </w:docDefaults>
  <w:style w:type="paragraph" w:styleId="Normal" w:default="1">
    <w:name w:val="Normal"/>
    <w:qFormat/>
    <w:pPr>
      <w:widowControl/>
      <w:bidi w:val="0"/>
      <w:spacing w:lineRule="auto" w:line="254" w:before="0" w:after="160"/>
      <w:jc w:val="left"/>
    </w:pPr>
    <w:rPr>
      <w:rFonts w:ascii="Calibri" w:hAnsi="Calibri" w:eastAsia="Calibri" w:cs="Calibri"/>
      <w:color w:val="auto"/>
      <w:kern w:val="0"/>
      <w:sz w:val="22"/>
      <w:szCs w:val="22"/>
      <w:lang w:val="it-IT" w:eastAsia="zh-CN" w:bidi="hi-IN"/>
    </w:rPr>
  </w:style>
  <w:style w:type="paragraph" w:styleId="Heading1">
    <w:name w:val="Heading 1"/>
    <w:basedOn w:val="Normal"/>
    <w:next w:val="Normal"/>
    <w:uiPriority w:val="9"/>
    <w:qFormat/>
    <w:pPr>
      <w:keepNext w:val="true"/>
      <w:keepLines/>
      <w:spacing w:before="480" w:after="120"/>
      <w:outlineLvl w:val="0"/>
    </w:pPr>
    <w:rPr>
      <w:b/>
      <w:sz w:val="48"/>
      <w:szCs w:val="48"/>
    </w:rPr>
  </w:style>
  <w:style w:type="paragraph" w:styleId="Heading2">
    <w:name w:val="Heading 2"/>
    <w:basedOn w:val="Normal"/>
    <w:next w:val="Normal"/>
    <w:uiPriority w:val="9"/>
    <w:semiHidden/>
    <w:unhideWhenUsed/>
    <w:qFormat/>
    <w:pPr>
      <w:keepNext w:val="true"/>
      <w:keepLines/>
      <w:spacing w:before="360" w:after="80"/>
      <w:outlineLvl w:val="1"/>
    </w:pPr>
    <w:rPr>
      <w:b/>
      <w:sz w:val="36"/>
      <w:szCs w:val="36"/>
    </w:rPr>
  </w:style>
  <w:style w:type="paragraph" w:styleId="Heading3">
    <w:name w:val="Heading 3"/>
    <w:basedOn w:val="Normal"/>
    <w:next w:val="Normal"/>
    <w:uiPriority w:val="9"/>
    <w:semiHidden/>
    <w:unhideWhenUsed/>
    <w:qFormat/>
    <w:pPr>
      <w:spacing w:lineRule="auto" w:line="240" w:before="100" w:after="100"/>
      <w:ind w:left="720" w:hanging="720"/>
      <w:outlineLvl w:val="2"/>
    </w:pPr>
    <w:rPr>
      <w:rFonts w:ascii="Times New Roman" w:hAnsi="Times New Roman" w:eastAsia="Times New Roman" w:cs="Times New Roman"/>
      <w:b/>
      <w:sz w:val="27"/>
      <w:szCs w:val="27"/>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rPr>
  </w:style>
  <w:style w:type="paragraph" w:styleId="Heading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TestofumettoCarattere" w:customStyle="1">
    <w:name w:val="Testo fumetto Carattere"/>
    <w:basedOn w:val="DefaultParagraphFont"/>
    <w:link w:val="Testofumetto"/>
    <w:uiPriority w:val="99"/>
    <w:semiHidden/>
    <w:qFormat/>
    <w:rsid w:val="00dd7b73"/>
    <w:rPr>
      <w:rFonts w:ascii="Segoe UI" w:hAnsi="Segoe UI" w:cs="Segoe UI"/>
      <w:sz w:val="18"/>
      <w:szCs w:val="18"/>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54" w:before="0" w:after="160"/>
      <w:jc w:val="left"/>
    </w:pPr>
    <w:rPr>
      <w:rFonts w:ascii="Calibri" w:hAnsi="Calibri" w:eastAsia="Calibri" w:cs="Calibri"/>
      <w:color w:val="auto"/>
      <w:kern w:val="0"/>
      <w:sz w:val="22"/>
      <w:szCs w:val="22"/>
      <w:lang w:val="it-IT" w:eastAsia="zh-CN" w:bidi="hi-IN"/>
    </w:rPr>
  </w:style>
  <w:style w:type="paragraph" w:styleId="Title">
    <w:name w:val="Title"/>
    <w:basedOn w:val="Normal"/>
    <w:next w:val="Normal"/>
    <w:uiPriority w:val="10"/>
    <w:qFormat/>
    <w:pPr>
      <w:keepNext w:val="true"/>
      <w:keepLines/>
      <w:spacing w:before="480" w:after="120"/>
    </w:pPr>
    <w:rPr>
      <w:b/>
      <w:sz w:val="72"/>
      <w:szCs w:val="72"/>
    </w:rPr>
  </w:style>
  <w:style w:type="paragraph" w:styleId="Subtitle">
    <w:name w:val="Subtitle"/>
    <w:basedOn w:val="Normal1"/>
    <w:next w:val="Normal1"/>
    <w:uiPriority w:val="11"/>
    <w:qFormat/>
    <w:pPr>
      <w:keepNext w:val="true"/>
      <w:keepLines/>
      <w:spacing w:lineRule="auto" w:line="240" w:before="360" w:after="80"/>
    </w:pPr>
    <w:rPr>
      <w:rFonts w:ascii="Georgia" w:hAnsi="Georgia" w:eastAsia="Georgia" w:cs="Georgia"/>
      <w:i/>
      <w:color w:val="666666"/>
      <w:sz w:val="48"/>
      <w:szCs w:val="48"/>
    </w:rPr>
  </w:style>
  <w:style w:type="paragraph" w:styleId="BalloonText">
    <w:name w:val="Balloon Text"/>
    <w:basedOn w:val="Normal"/>
    <w:link w:val="TestofumettoCarattere"/>
    <w:uiPriority w:val="99"/>
    <w:semiHidden/>
    <w:unhideWhenUsed/>
    <w:qFormat/>
    <w:rsid w:val="00dd7b73"/>
    <w:pPr>
      <w:spacing w:lineRule="auto" w:line="240" w:before="0" w:after="0"/>
    </w:pPr>
    <w:rPr>
      <w:rFonts w:ascii="Segoe UI" w:hAnsi="Segoe UI" w:cs="Segoe UI"/>
      <w:sz w:val="18"/>
      <w:szCs w:val="18"/>
    </w:rPr>
  </w:style>
  <w:style w:type="paragraph" w:styleId="ListParagraph">
    <w:name w:val="List Paragraph"/>
    <w:basedOn w:val="Normal"/>
    <w:uiPriority w:val="34"/>
    <w:qFormat/>
    <w:rsid w:val="00545c08"/>
    <w:pPr>
      <w:spacing w:lineRule="auto" w:line="240" w:before="0" w:after="0"/>
      <w:ind w:left="720" w:hanging="0"/>
      <w:contextualSpacing/>
    </w:pPr>
    <w:rPr>
      <w:rFonts w:ascii="Times New Roman" w:hAnsi="Times New Roman" w:eastAsia="Times New Roman" w:cs="Times New Roman"/>
      <w:color w:val="000000"/>
      <w:sz w:val="24"/>
      <w:szCs w:val="24"/>
    </w:rPr>
  </w:style>
  <w:style w:type="numbering" w:styleId="NoList" w:default="1">
    <w:name w:val="No List"/>
    <w:uiPriority w:val="99"/>
    <w:semiHidden/>
    <w:unhideWhenUsed/>
    <w:qFormat/>
  </w:style>
  <w:style w:type="table" w:default="1" w:styleId="TableNormal">
    <w:name w:val="Table Normal"/>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styleId="Tabellaelenco2-colore4">
    <w:name w:val="List Table 2 Accent 4"/>
    <w:basedOn w:val="Tabellanormale"/>
    <w:uiPriority w:val="47"/>
    <w:rsid w:val="00b50edb"/>
    <w:pPr>
      <w:spacing w:after="0" w:line="240" w:lineRule="auto"/>
    </w:pPr>
    <w:rPr>
      <w:rFonts w:asciiTheme="minorHAnsi" w:hAnsiTheme="minorHAnsi" w:eastAsiaTheme="minorHAnsi" w:cstheme="minorBidi"/>
      <w:lang w:eastAsia="en-US"/>
    </w:rPr>
    <w:tblPr>
      <w:tblStyleRowBandSize w:val="1"/>
      <w:tblStyleColBandSize w:val="1"/>
      <w:tblBorders>
        <w:top w:val="single" w:color="B2A1C7" w:themeColor="accent4" w:themeTint="99" w:sz="4" w:space="0"/>
        <w:bottom w:val="single" w:color="B2A1C7" w:themeColor="accent4" w:themeTint="99" w:sz="4" w:space="0"/>
        <w:insideH w:val="single" w:color="B2A1C7" w:themeColor="accent4"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comments" Target="comments.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hMJs7z3+jiylzouk3QAjuzEQBs1A==">AMUW2mUXgHqSny5YdSl+VOGey9OcICcLgEdsjTdiQoRcWXM4b2It8JLKGsr8uu8hAi9XZWvQYUqpPp36EA6RSufASu6qR3kUHVB7X65ELDEDWwGsU0F8LgdPgz+T4aS93UO7uRgfypL2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76</TotalTime>
  <Application>LibreOffice/6.4.6.2$Linux_X86_64 LibreOffice_project/40$Build-2</Application>
  <Pages>12</Pages>
  <Words>2077</Words>
  <Characters>12239</Characters>
  <CharactersWithSpaces>14278</CharactersWithSpaces>
  <Paragraphs>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2020-11-19T11:23:00Z</dcterms:created>
  <dc:creator/>
  <dc:description/>
  <dc:language>en-US</dc:language>
  <cp:lastModifiedBy>Nelson Nazzicari</cp:lastModifiedBy>
  <dcterms:modified xsi:type="dcterms:W3CDTF">2020-11-25T17:49:13Z</dcterms:modified>
  <cp:revision>10</cp:revision>
  <dc:subject/>
  <dc:title/>
</cp:coreProperties>
</file>